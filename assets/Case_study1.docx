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4EC994AA" w:rsidR="008F0A26" w:rsidRPr="00845332" w:rsidRDefault="00917E3A" w:rsidP="00917E3A">
      <w:pPr>
        <w:jc w:val="center"/>
        <w:rPr>
          <w:sz w:val="28"/>
          <w:szCs w:val="28"/>
          <w:u w:val="single"/>
        </w:rPr>
      </w:pPr>
      <w:r w:rsidRPr="00845332">
        <w:rPr>
          <w:sz w:val="28"/>
          <w:szCs w:val="28"/>
          <w:u w:val="single"/>
        </w:rPr>
        <w:t>Case study I</w:t>
      </w:r>
      <w:r w:rsidR="00845332" w:rsidRPr="00845332">
        <w:rPr>
          <w:sz w:val="28"/>
          <w:szCs w:val="28"/>
          <w:u w:val="single"/>
        </w:rPr>
        <w:t xml:space="preserve">: Reconstruction of infection dynamics during a pandemic using imperfect surveillance and serological survey </w:t>
      </w:r>
      <w:commentRangeStart w:id="0"/>
      <w:r w:rsidR="00845332" w:rsidRPr="00845332">
        <w:rPr>
          <w:sz w:val="28"/>
          <w:szCs w:val="28"/>
          <w:u w:val="single"/>
        </w:rPr>
        <w:t>data</w:t>
      </w:r>
      <w:commentRangeEnd w:id="0"/>
      <w:r w:rsidR="00782FAE" w:rsidRPr="00845332">
        <w:rPr>
          <w:rStyle w:val="CommentReference"/>
          <w:sz w:val="28"/>
          <w:szCs w:val="28"/>
          <w:u w:val="single"/>
        </w:rPr>
        <w:commentReference w:id="0"/>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5BB0EE10"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Next to the available demographic data, t</w:t>
      </w:r>
      <w:r w:rsidRPr="008123F7">
        <w:rPr>
          <w:rFonts w:asciiTheme="minorHAnsi" w:eastAsiaTheme="minorHAnsi" w:hAnsiTheme="minorHAnsi" w:cstheme="minorBidi"/>
          <w:kern w:val="2"/>
          <w14:ligatures w14:val="standardContextual"/>
        </w:rPr>
        <w:t xml:space="preserve">hree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218A385F" w14:textId="228B6748" w:rsidR="008123F7" w:rsidRPr="008123F7" w:rsidRDefault="008123F7" w:rsidP="008123F7">
      <w:pPr>
        <w:pStyle w:val="NormalWeb"/>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One of the</w:t>
      </w:r>
      <w:r w:rsidRPr="008123F7">
        <w:rPr>
          <w:rFonts w:asciiTheme="minorHAnsi" w:eastAsiaTheme="minorHAnsi" w:hAnsiTheme="minorHAnsi" w:cstheme="minorBidi"/>
          <w:kern w:val="2"/>
          <w14:ligatures w14:val="standardContextual"/>
        </w:rPr>
        <w:t xml:space="preserve"> goal</w:t>
      </w:r>
      <w:r>
        <w:rPr>
          <w:rFonts w:asciiTheme="minorHAnsi" w:eastAsiaTheme="minorHAnsi" w:hAnsiTheme="minorHAnsi" w:cstheme="minorBidi"/>
          <w:kern w:val="2"/>
          <w14:ligatures w14:val="standardContextual"/>
        </w:rPr>
        <w:t>s</w:t>
      </w:r>
      <w:r w:rsidRPr="008123F7">
        <w:rPr>
          <w:rFonts w:asciiTheme="minorHAnsi" w:eastAsiaTheme="minorHAnsi" w:hAnsiTheme="minorHAnsi" w:cstheme="minorBidi"/>
          <w:kern w:val="2"/>
          <w14:ligatures w14:val="standardContextual"/>
        </w:rPr>
        <w:t xml:space="preserve"> is to estimate key epidemiological quantities and assess the extent to which infection dynamics can be reconstructed from </w:t>
      </w:r>
      <w:r>
        <w:rPr>
          <w:rFonts w:asciiTheme="minorHAnsi" w:eastAsiaTheme="minorHAnsi" w:hAnsiTheme="minorHAnsi" w:cstheme="minorBidi"/>
          <w:kern w:val="2"/>
          <w14:ligatures w14:val="standardContextual"/>
        </w:rPr>
        <w:t xml:space="preserve">(imperfect) </w:t>
      </w:r>
      <w:r w:rsidRPr="008123F7">
        <w:rPr>
          <w:rFonts w:asciiTheme="minorHAnsi" w:eastAsiaTheme="minorHAnsi" w:hAnsiTheme="minorHAnsi" w:cstheme="minorBidi"/>
          <w:kern w:val="2"/>
          <w14:ligatures w14:val="standardContextual"/>
        </w:rPr>
        <w:t>surveillance and serological data</w:t>
      </w:r>
      <w:r w:rsidR="00605446">
        <w:rPr>
          <w:rFonts w:asciiTheme="minorHAnsi" w:eastAsiaTheme="minorHAnsi" w:hAnsiTheme="minorHAnsi" w:cstheme="minorBidi"/>
          <w:kern w:val="2"/>
          <w14:ligatures w14:val="standardContextual"/>
        </w:rPr>
        <w:t>.</w:t>
      </w:r>
    </w:p>
    <w:p w14:paraId="7ADE7466" w14:textId="77777777" w:rsidR="008123F7" w:rsidRDefault="008123F7" w:rsidP="00917E3A">
      <w:pPr>
        <w:rPr>
          <w:u w:val="single"/>
        </w:rPr>
      </w:pP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58DDD9E5"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 xml:space="preserve">The microsimulation model adopts an S(usceptible)I(nfected)R(ecovered)V(accinated)D(eath)-structure with individuals navigating between the different health states. </w:t>
      </w:r>
    </w:p>
    <w:p w14:paraId="766FCBCA" w14:textId="1399C306" w:rsidR="00605446" w:rsidRPr="00605446" w:rsidRDefault="00605446" w:rsidP="00605446">
      <w:pPr>
        <w:jc w:val="both"/>
      </w:pPr>
      <w:r>
        <w:t xml:space="preserve"> </w:t>
      </w:r>
    </w:p>
    <w:p w14:paraId="56CAF1B5" w14:textId="77777777" w:rsidR="00605446" w:rsidRDefault="00605446">
      <w:pPr>
        <w:rPr>
          <w:u w:val="single"/>
        </w:rPr>
      </w:pPr>
      <w:r>
        <w:rPr>
          <w:u w:val="single"/>
        </w:rPr>
        <w:br w:type="page"/>
      </w:r>
    </w:p>
    <w:p w14:paraId="2A95785B" w14:textId="49771C43" w:rsidR="00917E3A" w:rsidRDefault="00EF5477" w:rsidP="00917E3A">
      <w:pPr>
        <w:rPr>
          <w:u w:val="single"/>
        </w:rPr>
      </w:pPr>
      <w:r>
        <w:rPr>
          <w:u w:val="single"/>
        </w:rPr>
        <w:lastRenderedPageBreak/>
        <w:t>Demographic</w:t>
      </w:r>
      <w:r w:rsidR="008123F7">
        <w:rPr>
          <w:u w:val="single"/>
        </w:rPr>
        <w:t xml:space="preserve"> </w:t>
      </w:r>
      <w:r w:rsidR="00917E3A">
        <w:rPr>
          <w:u w:val="single"/>
        </w:rPr>
        <w:t>data</w:t>
      </w:r>
      <w:r>
        <w:rPr>
          <w:u w:val="single"/>
        </w:rPr>
        <w:t xml:space="preserve">set </w:t>
      </w:r>
      <w:commentRangeStart w:id="1"/>
      <w:commentRangeStart w:id="2"/>
      <w:r>
        <w:rPr>
          <w:u w:val="single"/>
        </w:rPr>
        <w:t>(final_pop_data</w:t>
      </w:r>
      <w:commentRangeEnd w:id="1"/>
      <w:r w:rsidR="00471F45">
        <w:rPr>
          <w:rStyle w:val="CommentReference"/>
          <w:sz w:val="24"/>
          <w:szCs w:val="24"/>
          <w:u w:val="single"/>
        </w:rPr>
        <w:commentReference w:id="1"/>
      </w:r>
      <w:commentRangeEnd w:id="2"/>
      <w:r w:rsidR="00FD273A">
        <w:rPr>
          <w:rStyle w:val="CommentReference"/>
          <w:sz w:val="24"/>
          <w:szCs w:val="24"/>
          <w:u w:val="single"/>
        </w:rPr>
        <w:commentReference w:id="2"/>
      </w:r>
      <w:r>
        <w:rPr>
          <w:u w:val="single"/>
        </w:rPr>
        <w:t>)</w:t>
      </w:r>
      <w:r w:rsidR="00917E3A">
        <w:rPr>
          <w:u w:val="single"/>
        </w:rPr>
        <w:t>:</w:t>
      </w:r>
    </w:p>
    <w:p w14:paraId="433713EC" w14:textId="77777777" w:rsidR="00917E3A" w:rsidRDefault="00917E3A" w:rsidP="00917E3A">
      <w:pPr>
        <w:rPr>
          <w:u w:val="single"/>
        </w:rPr>
      </w:pPr>
    </w:p>
    <w:p w14:paraId="03C9B8FB" w14:textId="64A42761" w:rsidR="00EF5477" w:rsidRDefault="00605446" w:rsidP="00EF5477">
      <w:pPr>
        <w:jc w:val="both"/>
      </w:pPr>
      <w:r>
        <w:t>A synthetic population of N = 1,000,000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r>
        <w:t>ind_id: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r>
        <w:t xml:space="preserve">hh_id: household identification number </w:t>
      </w:r>
    </w:p>
    <w:p w14:paraId="5FC70F73" w14:textId="23D88A75" w:rsidR="0081664F" w:rsidRDefault="0081664F" w:rsidP="00605446">
      <w:pPr>
        <w:pStyle w:val="ListParagraph"/>
        <w:numPr>
          <w:ilvl w:val="0"/>
          <w:numId w:val="2"/>
        </w:numPr>
      </w:pPr>
      <w:r>
        <w:t>classroom_id: classroom identification number (if relevant)</w:t>
      </w:r>
    </w:p>
    <w:p w14:paraId="6C23A8DA" w14:textId="494535F4" w:rsidR="0081664F" w:rsidRDefault="0081664F" w:rsidP="00605446">
      <w:pPr>
        <w:pStyle w:val="ListParagraph"/>
        <w:numPr>
          <w:ilvl w:val="0"/>
          <w:numId w:val="2"/>
        </w:numPr>
      </w:pPr>
      <w:r>
        <w:t>workplace_id: workplace identification number (if relevant)</w:t>
      </w:r>
    </w:p>
    <w:p w14:paraId="714D28D1" w14:textId="3F8104FB" w:rsidR="00800FC0" w:rsidRDefault="00800FC0" w:rsidP="00605446">
      <w:pPr>
        <w:pStyle w:val="ListParagraph"/>
        <w:numPr>
          <w:ilvl w:val="0"/>
          <w:numId w:val="2"/>
        </w:numPr>
      </w:pPr>
      <w:r>
        <w:t>time_of_hospitalization: time of hospitalization (if relevant)</w:t>
      </w:r>
    </w:p>
    <w:p w14:paraId="24685AD1" w14:textId="069AFD86" w:rsidR="00605446" w:rsidRDefault="00605446" w:rsidP="00605446">
      <w:pPr>
        <w:pStyle w:val="ListParagraph"/>
        <w:numPr>
          <w:ilvl w:val="0"/>
          <w:numId w:val="2"/>
        </w:numPr>
      </w:pPr>
      <w:r>
        <w:t>time_</w:t>
      </w:r>
      <w:r w:rsidR="006F7259">
        <w:t>of</w:t>
      </w:r>
      <w:r>
        <w:t xml:space="preserve">_death: time </w:t>
      </w:r>
      <w:r w:rsidR="006F7259">
        <w:t>of</w:t>
      </w:r>
      <w:r>
        <w:t xml:space="preserve"> natural or disease-related death</w:t>
      </w:r>
      <w:r w:rsidR="00EF5477">
        <w:t xml:space="preserve"> (in days)</w:t>
      </w:r>
      <w:r w:rsidR="00800FC0">
        <w:t xml:space="preserve"> (if relevant)</w:t>
      </w:r>
    </w:p>
    <w:p w14:paraId="71CA1C61" w14:textId="610FAC33" w:rsidR="006F7259" w:rsidRPr="006F7259" w:rsidRDefault="006F7259" w:rsidP="006F7259">
      <w:pPr>
        <w:pStyle w:val="ListParagraph"/>
        <w:numPr>
          <w:ilvl w:val="0"/>
          <w:numId w:val="2"/>
        </w:numPr>
        <w:rPr>
          <w:u w:val="single"/>
        </w:rPr>
      </w:pPr>
      <w:r>
        <w:t>time_of_vaccination: time of vaccination</w:t>
      </w:r>
      <w:r w:rsidR="00EF5477">
        <w:t xml:space="preserve"> (in days)</w:t>
      </w:r>
      <w:r w:rsidR="00800FC0">
        <w:t xml:space="preserve"> (if relevant)</w:t>
      </w:r>
    </w:p>
    <w:p w14:paraId="6D282A52" w14:textId="77777777" w:rsidR="00605446" w:rsidRDefault="00605446" w:rsidP="00917E3A">
      <w:pPr>
        <w:rPr>
          <w:u w:val="single"/>
        </w:rPr>
      </w:pPr>
    </w:p>
    <w:p w14:paraId="25CB4D14" w14:textId="5875FBB0" w:rsidR="008123F7" w:rsidRDefault="00EF5477" w:rsidP="00917E3A">
      <w:pPr>
        <w:rPr>
          <w:u w:val="single"/>
        </w:rPr>
      </w:pPr>
      <w:r>
        <w:rPr>
          <w:u w:val="single"/>
        </w:rPr>
        <w:t>I</w:t>
      </w:r>
      <w:r w:rsidR="008123F7">
        <w:rPr>
          <w:u w:val="single"/>
        </w:rPr>
        <w:t>ncidence data</w:t>
      </w:r>
      <w:r>
        <w:rPr>
          <w:u w:val="single"/>
        </w:rPr>
        <w:t xml:space="preserve"> (</w:t>
      </w:r>
      <w:commentRangeStart w:id="3"/>
      <w:commentRangeStart w:id="4"/>
      <w:r>
        <w:rPr>
          <w:u w:val="single"/>
        </w:rPr>
        <w:t>final_incidence_data</w:t>
      </w:r>
      <w:commentRangeEnd w:id="3"/>
      <w:r w:rsidR="00113D03">
        <w:rPr>
          <w:rStyle w:val="CommentReference"/>
          <w:sz w:val="24"/>
          <w:szCs w:val="24"/>
          <w:u w:val="single"/>
        </w:rPr>
        <w:commentReference w:id="3"/>
      </w:r>
      <w:commentRangeEnd w:id="4"/>
      <w:r w:rsidR="00915C1C">
        <w:rPr>
          <w:rStyle w:val="CommentReference"/>
          <w:sz w:val="24"/>
          <w:szCs w:val="24"/>
          <w:u w:val="single"/>
        </w:rPr>
        <w:commentReference w:id="4"/>
      </w:r>
      <w:r>
        <w:rPr>
          <w:u w:val="single"/>
        </w:rPr>
        <w:t>)</w:t>
      </w:r>
      <w:r w:rsidR="008123F7">
        <w:rPr>
          <w:u w:val="single"/>
        </w:rPr>
        <w:t>:</w:t>
      </w:r>
    </w:p>
    <w:p w14:paraId="7D091AF3" w14:textId="77777777" w:rsidR="008123F7" w:rsidRDefault="008123F7" w:rsidP="00917E3A">
      <w:pPr>
        <w:rPr>
          <w:u w:val="single"/>
        </w:rPr>
      </w:pPr>
    </w:p>
    <w:p w14:paraId="3D7F9F37" w14:textId="5447C1F3" w:rsidR="006F7259" w:rsidRDefault="006F7259" w:rsidP="006F7259">
      <w:pPr>
        <w:jc w:val="both"/>
      </w:pPr>
      <w:r>
        <w:t xml:space="preserve">Incidence of cases and deaths are obtained from the microsimulation model over time. More specifically, the dataset </w:t>
      </w:r>
      <w:r w:rsidR="00EF5477">
        <w:t>contains individual-level surveillance data on incident cases during the pandemic</w:t>
      </w:r>
      <w:r>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r>
        <w:t>ind_id: individual identification number</w:t>
      </w:r>
    </w:p>
    <w:p w14:paraId="3366A2FC" w14:textId="56F8A5D7" w:rsidR="00EF5477" w:rsidRPr="007F54B2" w:rsidRDefault="006F7259" w:rsidP="00EF5477">
      <w:pPr>
        <w:pStyle w:val="ListParagraph"/>
        <w:numPr>
          <w:ilvl w:val="0"/>
          <w:numId w:val="4"/>
        </w:numPr>
        <w:rPr>
          <w:u w:val="single"/>
        </w:rPr>
      </w:pPr>
      <w:r>
        <w:t>age: age of the individual</w:t>
      </w:r>
      <w:r w:rsidR="00EF5477">
        <w:t xml:space="preserve"> (in years)</w:t>
      </w:r>
    </w:p>
    <w:p w14:paraId="43852BE8" w14:textId="48C6844B" w:rsidR="007F54B2" w:rsidRDefault="007F54B2" w:rsidP="007F54B2">
      <w:pPr>
        <w:pStyle w:val="ListParagraph"/>
        <w:numPr>
          <w:ilvl w:val="0"/>
          <w:numId w:val="4"/>
        </w:numPr>
      </w:pPr>
      <w:r>
        <w:t>sex: sex of the individual (male/female)</w:t>
      </w:r>
    </w:p>
    <w:p w14:paraId="57002364" w14:textId="0B3CC5B3" w:rsidR="006F7259" w:rsidRDefault="006F7259" w:rsidP="006F7259">
      <w:pPr>
        <w:pStyle w:val="ListParagraph"/>
        <w:numPr>
          <w:ilvl w:val="0"/>
          <w:numId w:val="4"/>
        </w:numPr>
      </w:pPr>
      <w:r>
        <w:t>time_of_symptom_onset: reported time of symptom onset</w:t>
      </w:r>
      <w:r w:rsidR="00EF5477">
        <w:t xml:space="preserve"> (in days)</w:t>
      </w:r>
    </w:p>
    <w:p w14:paraId="09C8258A" w14:textId="19D163C9" w:rsidR="00E6054F" w:rsidRDefault="007F54B2" w:rsidP="006F7259">
      <w:pPr>
        <w:pStyle w:val="ListParagraph"/>
        <w:numPr>
          <w:ilvl w:val="0"/>
          <w:numId w:val="4"/>
        </w:numPr>
      </w:pPr>
      <w:r>
        <w:t>time_of_reporting</w:t>
      </w:r>
      <w:r w:rsidR="00E6054F">
        <w:t>: time of reporting</w:t>
      </w:r>
      <w:r w:rsidR="009B1D79">
        <w:t xml:space="preserve"> </w:t>
      </w:r>
      <w:r w:rsidR="00E6054F">
        <w:t>(in days)</w:t>
      </w:r>
    </w:p>
    <w:p w14:paraId="02DD5494" w14:textId="77777777" w:rsidR="006F7259" w:rsidRDefault="006F7259" w:rsidP="00917E3A">
      <w:pPr>
        <w:rPr>
          <w:u w:val="single"/>
        </w:rPr>
      </w:pPr>
    </w:p>
    <w:p w14:paraId="2BD914C5" w14:textId="1FA6379F" w:rsidR="008123F7" w:rsidRDefault="00EF5477" w:rsidP="00917E3A">
      <w:pPr>
        <w:rPr>
          <w:u w:val="single"/>
        </w:rPr>
      </w:pPr>
      <w:r>
        <w:rPr>
          <w:u w:val="single"/>
        </w:rPr>
        <w:t>Serological</w:t>
      </w:r>
      <w:r w:rsidR="008123F7">
        <w:rPr>
          <w:u w:val="single"/>
        </w:rPr>
        <w:t xml:space="preserve"> survey data</w:t>
      </w:r>
      <w:r>
        <w:rPr>
          <w:u w:val="single"/>
        </w:rPr>
        <w:t xml:space="preserve"> (</w:t>
      </w:r>
      <w:commentRangeStart w:id="5"/>
      <w:commentRangeStart w:id="6"/>
      <w:r>
        <w:rPr>
          <w:u w:val="single"/>
        </w:rPr>
        <w:t>final_sero_data</w:t>
      </w:r>
      <w:commentRangeEnd w:id="5"/>
      <w:r w:rsidR="00CB7A9A">
        <w:rPr>
          <w:rStyle w:val="CommentReference"/>
          <w:sz w:val="24"/>
          <w:szCs w:val="24"/>
          <w:u w:val="single"/>
        </w:rPr>
        <w:commentReference w:id="5"/>
      </w:r>
      <w:commentRangeEnd w:id="6"/>
      <w:r w:rsidR="00954F5C">
        <w:rPr>
          <w:rStyle w:val="CommentReference"/>
          <w:sz w:val="24"/>
          <w:szCs w:val="24"/>
          <w:u w:val="single"/>
        </w:rPr>
        <w:commentReference w:id="6"/>
      </w:r>
      <w:r>
        <w:rPr>
          <w:u w:val="single"/>
        </w:rPr>
        <w:t>)</w:t>
      </w:r>
      <w:r w:rsidR="008123F7">
        <w:rPr>
          <w:u w:val="single"/>
        </w:rPr>
        <w:t>:</w:t>
      </w:r>
    </w:p>
    <w:p w14:paraId="61149B59" w14:textId="77777777" w:rsidR="008123F7" w:rsidRDefault="008123F7" w:rsidP="00917E3A">
      <w:pPr>
        <w:rPr>
          <w:u w:val="single"/>
        </w:rPr>
      </w:pPr>
    </w:p>
    <w:p w14:paraId="060C52A0" w14:textId="0145C9E9" w:rsidR="002C4537" w:rsidRPr="002C4537" w:rsidRDefault="002C4537" w:rsidP="00917E3A">
      <w:r>
        <w:t>This dataset contains repeated cross-sectional serological survey data collected at three different instances during the outbreak (i.e., at day 10, 20 and 30).</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r>
        <w:t>ind_id: individual identification number</w:t>
      </w:r>
    </w:p>
    <w:p w14:paraId="55E2F517" w14:textId="0720F660" w:rsidR="00EF5477" w:rsidRPr="00EF5477" w:rsidRDefault="00EF5477" w:rsidP="00EF5477">
      <w:pPr>
        <w:pStyle w:val="ListParagraph"/>
        <w:numPr>
          <w:ilvl w:val="0"/>
          <w:numId w:val="5"/>
        </w:numPr>
        <w:rPr>
          <w:u w:val="single"/>
        </w:rPr>
      </w:pPr>
      <w:r>
        <w:t>age: age of the individual (in years)</w:t>
      </w:r>
    </w:p>
    <w:p w14:paraId="4DCFEB4C" w14:textId="6AEE5FED" w:rsidR="00EF5477" w:rsidRPr="0066593C" w:rsidRDefault="00EF5477" w:rsidP="00EF5477">
      <w:pPr>
        <w:pStyle w:val="ListParagraph"/>
        <w:numPr>
          <w:ilvl w:val="0"/>
          <w:numId w:val="5"/>
        </w:numPr>
        <w:rPr>
          <w:u w:val="single"/>
        </w:rPr>
      </w:pPr>
      <w:r>
        <w:t>age_group: 10-year age group</w:t>
      </w:r>
    </w:p>
    <w:p w14:paraId="175093CA" w14:textId="222809CB" w:rsidR="0066593C" w:rsidRPr="00EF5477" w:rsidRDefault="0066593C" w:rsidP="00EF5477">
      <w:pPr>
        <w:pStyle w:val="ListParagraph"/>
        <w:numPr>
          <w:ilvl w:val="0"/>
          <w:numId w:val="5"/>
        </w:numPr>
        <w:rPr>
          <w:u w:val="single"/>
        </w:rPr>
      </w:pPr>
      <w:r>
        <w:t>time_since_symptom_onset: time since symptom onset (in days) (if relevant)</w:t>
      </w:r>
    </w:p>
    <w:p w14:paraId="4FA7A489" w14:textId="5CF72650" w:rsidR="00EF5477" w:rsidRPr="00EF5477" w:rsidRDefault="00EF5477" w:rsidP="00EF5477">
      <w:pPr>
        <w:pStyle w:val="ListParagraph"/>
        <w:numPr>
          <w:ilvl w:val="0"/>
          <w:numId w:val="5"/>
        </w:numPr>
        <w:rPr>
          <w:u w:val="single"/>
        </w:rPr>
      </w:pPr>
      <w:r>
        <w:t>sero_status: serostatus of the individual at time of sampling</w:t>
      </w:r>
      <w:r w:rsidR="0066593C">
        <w:t xml:space="preserve"> indicating the presence or absence of (IgG) antibodies</w:t>
      </w:r>
      <w:r>
        <w:t xml:space="preserve"> (1: seropositive; 0: seronegative)</w:t>
      </w:r>
    </w:p>
    <w:p w14:paraId="251CF2AA" w14:textId="4BC41894" w:rsidR="00EF5477" w:rsidRPr="00EF5477" w:rsidRDefault="0066593C" w:rsidP="00EF5477">
      <w:pPr>
        <w:pStyle w:val="ListParagraph"/>
        <w:numPr>
          <w:ilvl w:val="0"/>
          <w:numId w:val="5"/>
        </w:numPr>
        <w:rPr>
          <w:u w:val="single"/>
        </w:rPr>
      </w:pPr>
      <w:r>
        <w:t>log_gg</w:t>
      </w:r>
      <w:r w:rsidR="00EF5477">
        <w:t xml:space="preserve">: </w:t>
      </w:r>
      <w:r>
        <w:t xml:space="preserve">log-transformed </w:t>
      </w:r>
      <w:r w:rsidR="00EF5477">
        <w:t>antibody titer (in IU/mL)</w:t>
      </w:r>
    </w:p>
    <w:p w14:paraId="59A5569F" w14:textId="70F4C3F6" w:rsidR="00EF5477" w:rsidRPr="00EF5477" w:rsidRDefault="00EF5477" w:rsidP="00EF5477">
      <w:pPr>
        <w:pStyle w:val="ListParagraph"/>
        <w:numPr>
          <w:ilvl w:val="0"/>
          <w:numId w:val="5"/>
        </w:numPr>
        <w:rPr>
          <w:u w:val="single"/>
        </w:rPr>
      </w:pPr>
      <w:r>
        <w:t>time_of_sampling: cross-sectional time point at which serum sample has been collected</w:t>
      </w:r>
      <w:r w:rsidR="002C4537">
        <w:t xml:space="preserve"> (i.e., day 10, 20 and 30 following the introduction of the index case)</w:t>
      </w:r>
    </w:p>
    <w:p w14:paraId="77C48FF3" w14:textId="77777777" w:rsidR="00EF5477" w:rsidRDefault="00EF5477" w:rsidP="00917E3A">
      <w:pPr>
        <w:rPr>
          <w:u w:val="single"/>
        </w:rPr>
      </w:pPr>
    </w:p>
    <w:p w14:paraId="7518AD2D" w14:textId="77777777" w:rsidR="0066593C" w:rsidRDefault="0066593C" w:rsidP="00917E3A">
      <w:pPr>
        <w:rPr>
          <w:u w:val="single"/>
        </w:rPr>
      </w:pPr>
    </w:p>
    <w:p w14:paraId="2B6EA81D" w14:textId="11153180" w:rsidR="008123F7" w:rsidRDefault="00EF5477" w:rsidP="00917E3A">
      <w:pPr>
        <w:rPr>
          <w:u w:val="single"/>
        </w:rPr>
      </w:pPr>
      <w:r>
        <w:rPr>
          <w:u w:val="single"/>
        </w:rPr>
        <w:t>Contact</w:t>
      </w:r>
      <w:r w:rsidR="008123F7">
        <w:rPr>
          <w:u w:val="single"/>
        </w:rPr>
        <w:t xml:space="preserve"> tracing data</w:t>
      </w:r>
      <w:r w:rsidR="00800FC0">
        <w:rPr>
          <w:u w:val="single"/>
        </w:rPr>
        <w:t xml:space="preserve"> (</w:t>
      </w:r>
      <w:commentRangeStart w:id="7"/>
      <w:commentRangeStart w:id="8"/>
      <w:r w:rsidR="00800FC0">
        <w:rPr>
          <w:u w:val="single"/>
        </w:rPr>
        <w:t>final_contact_tracing_data</w:t>
      </w:r>
      <w:commentRangeEnd w:id="7"/>
      <w:r w:rsidR="00CB77A5">
        <w:rPr>
          <w:rStyle w:val="CommentReference"/>
          <w:sz w:val="24"/>
          <w:szCs w:val="24"/>
          <w:u w:val="single"/>
        </w:rPr>
        <w:commentReference w:id="7"/>
      </w:r>
      <w:commentRangeEnd w:id="8"/>
      <w:r w:rsidR="00CB77A5">
        <w:rPr>
          <w:rStyle w:val="CommentReference"/>
          <w:sz w:val="24"/>
          <w:szCs w:val="24"/>
          <w:u w:val="single"/>
        </w:rPr>
        <w:commentReference w:id="8"/>
      </w:r>
      <w:r w:rsidR="00800FC0">
        <w:rPr>
          <w:u w:val="single"/>
        </w:rPr>
        <w:t>)</w:t>
      </w:r>
      <w:r w:rsidR="008123F7">
        <w:rPr>
          <w:u w:val="single"/>
        </w:rPr>
        <w:t>:</w:t>
      </w:r>
    </w:p>
    <w:p w14:paraId="609AEBA1" w14:textId="77777777" w:rsidR="008123F7" w:rsidRDefault="008123F7" w:rsidP="00917E3A">
      <w:pPr>
        <w:rPr>
          <w:u w:val="single"/>
        </w:rPr>
      </w:pPr>
    </w:p>
    <w:p w14:paraId="7E71775F" w14:textId="55BD0C4C" w:rsidR="00EA0BA1" w:rsidRPr="000B6510" w:rsidRDefault="00EA0BA1" w:rsidP="00917E3A">
      <w:r>
        <w:t>This dataset contains information on infector-infectee pairs generated between day 10 and day 20 of the outbreak. The following information was recorded:</w:t>
      </w:r>
    </w:p>
    <w:p w14:paraId="51799529" w14:textId="77777777" w:rsidR="00EA0BA1" w:rsidRDefault="00EA0BA1" w:rsidP="00917E3A">
      <w:pPr>
        <w:rPr>
          <w:u w:val="single"/>
        </w:rPr>
      </w:pPr>
    </w:p>
    <w:p w14:paraId="14B2E8FB" w14:textId="01048AE5" w:rsidR="006F7259" w:rsidRPr="00800FC0" w:rsidRDefault="00800FC0" w:rsidP="006F7259">
      <w:pPr>
        <w:pStyle w:val="ListParagraph"/>
        <w:numPr>
          <w:ilvl w:val="0"/>
          <w:numId w:val="4"/>
        </w:numPr>
        <w:rPr>
          <w:u w:val="single"/>
        </w:rPr>
      </w:pPr>
      <w:r>
        <w:t>infector_id: identifier of the presumed infector</w:t>
      </w:r>
    </w:p>
    <w:p w14:paraId="120042E7" w14:textId="3F9D0A4D" w:rsidR="00800FC0" w:rsidRPr="00800FC0" w:rsidRDefault="00800FC0" w:rsidP="006F7259">
      <w:pPr>
        <w:pStyle w:val="ListParagraph"/>
        <w:numPr>
          <w:ilvl w:val="0"/>
          <w:numId w:val="4"/>
        </w:numPr>
        <w:rPr>
          <w:u w:val="single"/>
        </w:rPr>
      </w:pPr>
      <w:r>
        <w:t>infectee_id: identifier of the presumed infectee</w:t>
      </w:r>
    </w:p>
    <w:p w14:paraId="670A7508" w14:textId="38DC5405" w:rsidR="00800FC0" w:rsidRPr="00800FC0" w:rsidRDefault="00BF7081" w:rsidP="006F7259">
      <w:pPr>
        <w:pStyle w:val="ListParagraph"/>
        <w:numPr>
          <w:ilvl w:val="0"/>
          <w:numId w:val="4"/>
        </w:numPr>
        <w:rPr>
          <w:u w:val="single"/>
        </w:rPr>
      </w:pPr>
      <w:r>
        <w:t>infector_symptom_onset</w:t>
      </w:r>
      <w:r w:rsidR="00800FC0">
        <w:t>: symptom onset time of the infector (days since start)</w:t>
      </w:r>
    </w:p>
    <w:p w14:paraId="40AE8FA7" w14:textId="6F089B94" w:rsidR="00800FC0" w:rsidRPr="00BF7081" w:rsidRDefault="00BF7081" w:rsidP="00800FC0">
      <w:pPr>
        <w:pStyle w:val="ListParagraph"/>
        <w:numPr>
          <w:ilvl w:val="0"/>
          <w:numId w:val="4"/>
        </w:numPr>
        <w:rPr>
          <w:u w:val="single"/>
        </w:rPr>
      </w:pPr>
      <w:r>
        <w:t>infectee_symptom_onset</w:t>
      </w:r>
      <w:r w:rsidR="00800FC0">
        <w:t>: symptom onset time of the infectee (days since start)</w:t>
      </w:r>
    </w:p>
    <w:p w14:paraId="59403139" w14:textId="5B0F1820" w:rsidR="00BF7081" w:rsidRPr="00BF7081" w:rsidRDefault="00BF7081" w:rsidP="00800FC0">
      <w:pPr>
        <w:pStyle w:val="ListParagraph"/>
        <w:numPr>
          <w:ilvl w:val="0"/>
          <w:numId w:val="4"/>
        </w:numPr>
        <w:rPr>
          <w:u w:val="single"/>
        </w:rPr>
      </w:pPr>
      <w:r>
        <w:t>infector_age: age of the infector (in years)</w:t>
      </w:r>
    </w:p>
    <w:p w14:paraId="1E3DA5E0" w14:textId="69C148CB" w:rsidR="00BF7081" w:rsidRPr="00800FC0" w:rsidRDefault="00BF7081" w:rsidP="00800FC0">
      <w:pPr>
        <w:pStyle w:val="ListParagraph"/>
        <w:numPr>
          <w:ilvl w:val="0"/>
          <w:numId w:val="4"/>
        </w:numPr>
        <w:rPr>
          <w:u w:val="single"/>
        </w:rPr>
      </w:pPr>
      <w:r>
        <w:t>infectee_age: age of the infectee (in years)</w:t>
      </w:r>
    </w:p>
    <w:p w14:paraId="34DDC66D" w14:textId="77777777" w:rsidR="006F7259" w:rsidRDefault="006F7259" w:rsidP="00840779">
      <w:pPr>
        <w:jc w:val="both"/>
      </w:pPr>
    </w:p>
    <w:p w14:paraId="6783882D" w14:textId="77777777" w:rsidR="00D42A04" w:rsidRDefault="00D42A04" w:rsidP="00917E3A">
      <w:pPr>
        <w:rPr>
          <w:u w:val="single"/>
        </w:rPr>
      </w:pPr>
    </w:p>
    <w:p w14:paraId="0EF304F3" w14:textId="5C1E78CC" w:rsidR="00800FC0" w:rsidRDefault="00EA0BA1" w:rsidP="00EA0BA1">
      <w:pPr>
        <w:jc w:val="both"/>
        <w:rPr>
          <w:i/>
          <w:iCs/>
        </w:rPr>
      </w:pPr>
      <w:r w:rsidRPr="00EA0BA1">
        <w:rPr>
          <w:i/>
          <w:iCs/>
        </w:rPr>
        <w:t xml:space="preserve">In contrast to real-world contact tracing data, the simulated dataset contains the true transmission links generated by the underlying epidemic model. Consequently, the true infector–infectee relationship is known for </w:t>
      </w:r>
      <w:r>
        <w:rPr>
          <w:i/>
          <w:iCs/>
        </w:rPr>
        <w:t>a selection of the</w:t>
      </w:r>
      <w:r w:rsidRPr="00EA0BA1">
        <w:rPr>
          <w:i/>
          <w:iCs/>
        </w:rPr>
        <w:t xml:space="preserve"> transmission events.</w:t>
      </w:r>
    </w:p>
    <w:p w14:paraId="7171FBD6" w14:textId="77777777" w:rsidR="002D0A09" w:rsidRPr="00EA0BA1" w:rsidRDefault="002D0A09" w:rsidP="00EA0BA1">
      <w:pPr>
        <w:jc w:val="both"/>
        <w:rPr>
          <w:i/>
          <w:iCs/>
        </w:rPr>
      </w:pPr>
    </w:p>
    <w:p w14:paraId="684DF394" w14:textId="77777777" w:rsidR="00800FC0" w:rsidRDefault="00800FC0" w:rsidP="00800FC0">
      <w:pPr>
        <w:jc w:val="both"/>
        <w:rPr>
          <w:u w:val="single"/>
        </w:rPr>
      </w:pPr>
    </w:p>
    <w:p w14:paraId="3EA5416F" w14:textId="5D93BBF1" w:rsidR="00800FC0" w:rsidRPr="00800FC0" w:rsidRDefault="00800FC0" w:rsidP="00800FC0">
      <w:pPr>
        <w:spacing w:before="100" w:beforeAutospacing="1" w:after="100" w:afterAutospacing="1"/>
        <w:outlineLvl w:val="1"/>
        <w:rPr>
          <w:u w:val="single"/>
        </w:rPr>
      </w:pPr>
      <w:r w:rsidRPr="00800FC0">
        <w:rPr>
          <w:u w:val="single"/>
        </w:rPr>
        <w:t>Obj</w:t>
      </w:r>
      <w:r w:rsidR="009B1D79">
        <w:rPr>
          <w:u w:val="single"/>
        </w:rPr>
        <w:t>e</w:t>
      </w:r>
      <w:r w:rsidRPr="00800FC0">
        <w:rPr>
          <w:u w:val="single"/>
        </w:rPr>
        <w:t>ctives</w:t>
      </w:r>
    </w:p>
    <w:p w14:paraId="64CC060E" w14:textId="77777777" w:rsidR="00800FC0" w:rsidRPr="00800FC0" w:rsidRDefault="00800FC0" w:rsidP="00800FC0">
      <w:pPr>
        <w:spacing w:before="100" w:beforeAutospacing="1" w:after="100" w:afterAutospacing="1"/>
      </w:pPr>
      <w:r w:rsidRPr="00800FC0">
        <w:t>Participants may use one or more of the datasets to address the following questions:</w:t>
      </w:r>
    </w:p>
    <w:p w14:paraId="756DCBD4" w14:textId="03DCF947" w:rsidR="009B1D79" w:rsidRPr="009B1D79" w:rsidRDefault="00E6054F" w:rsidP="009B1D79">
      <w:pPr>
        <w:pStyle w:val="ListParagraph"/>
        <w:numPr>
          <w:ilvl w:val="0"/>
          <w:numId w:val="7"/>
        </w:numPr>
        <w:jc w:val="both"/>
        <w:rPr>
          <w:u w:val="single"/>
        </w:rPr>
      </w:pPr>
      <w:r>
        <w:t xml:space="preserve">Estimate key epidemiological parameters, including the basic/effective </w:t>
      </w:r>
      <w:r w:rsidR="009B1D79">
        <w:t xml:space="preserve">reproduction </w:t>
      </w:r>
      <w:r>
        <w:t>number, recovery time, incubation period, and reporting delay distributi</w:t>
      </w:r>
      <w:r w:rsidR="009B1D79">
        <w:t>on.</w:t>
      </w:r>
    </w:p>
    <w:p w14:paraId="28742BF7" w14:textId="0744CE98" w:rsidR="009B1D79" w:rsidRPr="009B1D79" w:rsidRDefault="009B1D79" w:rsidP="00A9062D">
      <w:pPr>
        <w:pStyle w:val="ListParagraph"/>
        <w:numPr>
          <w:ilvl w:val="0"/>
          <w:numId w:val="7"/>
        </w:numPr>
        <w:jc w:val="both"/>
        <w:rPr>
          <w:u w:val="single"/>
        </w:rPr>
      </w:pPr>
      <w:r>
        <w:t>Derive the serial interval distribution based on the contact tracing data.</w:t>
      </w:r>
    </w:p>
    <w:p w14:paraId="6D0C1C4D" w14:textId="44B6EE49" w:rsidR="009B1D79" w:rsidRPr="009B1D79" w:rsidRDefault="009B1D79" w:rsidP="00A9062D">
      <w:pPr>
        <w:pStyle w:val="ListParagraph"/>
        <w:numPr>
          <w:ilvl w:val="0"/>
          <w:numId w:val="7"/>
        </w:numPr>
        <w:jc w:val="both"/>
        <w:rPr>
          <w:u w:val="single"/>
        </w:rPr>
      </w:pPr>
      <w:r>
        <w:t xml:space="preserve">Estimate parameters related to the reporting-delay distribution and </w:t>
      </w:r>
      <w:commentRangeStart w:id="9"/>
      <w:r>
        <w:t xml:space="preserve">infer underreporting </w:t>
      </w:r>
      <w:commentRangeEnd w:id="9"/>
      <w:r w:rsidR="00BB6B30">
        <w:rPr>
          <w:rStyle w:val="CommentReference"/>
          <w:sz w:val="24"/>
          <w:szCs w:val="24"/>
        </w:rPr>
        <w:commentReference w:id="9"/>
      </w:r>
      <w:r>
        <w:t>in the available incidence data.</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6F028285" w14:textId="77777777" w:rsidR="009B1D79" w:rsidRDefault="009B1D79">
      <w:r>
        <w:br w:type="page"/>
      </w:r>
    </w:p>
    <w:p w14:paraId="538A6EBC" w14:textId="437713BC" w:rsidR="009B1D79" w:rsidRDefault="009B1D79" w:rsidP="009B1D79">
      <w:pPr>
        <w:jc w:val="both"/>
        <w:rPr>
          <w:u w:val="single"/>
        </w:rPr>
      </w:pPr>
      <w:r>
        <w:rPr>
          <w:u w:val="single"/>
        </w:rPr>
        <w:lastRenderedPageBreak/>
        <w:t>Guidance for participants:</w:t>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starting point for statistical analyses of the available data sources. Multiple approaches may be valid and participants are encouraged to explore the use of alternative methods at the intersection between infectious disease modeling and survival analysis.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49AD043F"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final_incidence_data)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49AD01AF" w:rsidR="00AD4B30" w:rsidRDefault="00AD4B30" w:rsidP="009B1D79">
      <w:pPr>
        <w:jc w:val="both"/>
        <w:rPr>
          <w:rFonts w:eastAsiaTheme="minorEastAsia"/>
        </w:rPr>
      </w:pPr>
      <w:r>
        <w:rPr>
          <w:rFonts w:eastAsiaTheme="minorEastAsia"/>
        </w:rPr>
        <w:t xml:space="preserve">Needless to say, information on infection times are (typically) not directly available and the serial interval distribution is often used as an approximation of the generation-time distribution.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ins w:id="10" w:author="Kylie Ainslie" w:date="2026-06-05T07:51:00Z" w16du:dateUtc="2026-06-04T21:51:00Z"/>
          <w:rFonts w:eastAsiaTheme="minorEastAsia"/>
          <w:b/>
          <w:bCs/>
        </w:rPr>
      </w:pPr>
      <w:r w:rsidRPr="009B1D79">
        <w:rPr>
          <w:rFonts w:eastAsiaTheme="minorEastAsia"/>
          <w:b/>
          <w:bCs/>
        </w:rPr>
        <w:lastRenderedPageBreak/>
        <w:t>Serial interval distribution</w:t>
      </w:r>
    </w:p>
    <w:p w14:paraId="1231AC7B" w14:textId="77777777" w:rsidR="00FA6F85" w:rsidRPr="00FA6F85" w:rsidRDefault="00FA6F85" w:rsidP="00FA6F85">
      <w:pPr>
        <w:pStyle w:val="ListParagraph"/>
        <w:jc w:val="both"/>
        <w:rPr>
          <w:ins w:id="11" w:author="Kylie Ainslie" w:date="2026-06-05T07:52:00Z" w16du:dateUtc="2026-06-04T21:52:00Z"/>
          <w:rFonts w:eastAsiaTheme="minorEastAsia"/>
        </w:rPr>
      </w:pPr>
      <w:ins w:id="12" w:author="Kylie Ainslie" w:date="2026-06-05T07:51:00Z">
        <w:r w:rsidRPr="00FA6F85">
          <w:rPr>
            <w:rFonts w:eastAsiaTheme="minorEastAsia"/>
            <w:rPrChange w:id="13" w:author="Kylie Ainslie" w:date="2026-06-05T07:51:00Z" w16du:dateUtc="2026-06-04T21:51:00Z">
              <w:rPr>
                <w:rFonts w:eastAsiaTheme="minorEastAsia"/>
                <w:b/>
                <w:bCs/>
              </w:rPr>
            </w:rPrChange>
          </w:rPr>
          <w:t xml:space="preserve">The serial interval (SI) is defined as the time elapsed between symptom onset in a primary case (the infector) and symptom onset in </w:t>
        </w:r>
      </w:ins>
      <w:ins w:id="14" w:author="Kylie Ainslie" w:date="2026-06-05T07:52:00Z" w16du:dateUtc="2026-06-04T21:52:00Z">
        <w:r>
          <w:rPr>
            <w:rFonts w:eastAsiaTheme="minorEastAsia"/>
          </w:rPr>
          <w:t>a</w:t>
        </w:r>
      </w:ins>
      <w:ins w:id="15" w:author="Kylie Ainslie" w:date="2026-06-05T07:51:00Z">
        <w:r w:rsidRPr="00FA6F85">
          <w:rPr>
            <w:rFonts w:eastAsiaTheme="minorEastAsia"/>
            <w:rPrChange w:id="16" w:author="Kylie Ainslie" w:date="2026-06-05T07:51:00Z" w16du:dateUtc="2026-06-04T21:51:00Z">
              <w:rPr>
                <w:rFonts w:eastAsiaTheme="minorEastAsia"/>
                <w:b/>
                <w:bCs/>
              </w:rPr>
            </w:rPrChange>
          </w:rPr>
          <w:t xml:space="preserve"> secondary case</w:t>
        </w:r>
      </w:ins>
      <w:ins w:id="17" w:author="Kylie Ainslie" w:date="2026-06-05T07:51:00Z" w16du:dateUtc="2026-06-04T21:51:00Z">
        <w:r>
          <w:rPr>
            <w:rFonts w:eastAsiaTheme="minorEastAsia"/>
          </w:rPr>
          <w:t xml:space="preserve"> (the infe</w:t>
        </w:r>
      </w:ins>
      <w:ins w:id="18" w:author="Kylie Ainslie" w:date="2026-06-05T07:52:00Z" w16du:dateUtc="2026-06-04T21:52:00Z">
        <w:r>
          <w:rPr>
            <w:rFonts w:eastAsiaTheme="minorEastAsia"/>
          </w:rPr>
          <w:t xml:space="preserve">ctee). </w:t>
        </w:r>
        <w:r w:rsidRPr="00FA6F85">
          <w:rPr>
            <w:rFonts w:eastAsiaTheme="minorEastAsia"/>
          </w:rPr>
          <w:t>In epidemiology, the serial interval is a fundamental parameter for several reasons:</w:t>
        </w:r>
      </w:ins>
    </w:p>
    <w:p w14:paraId="5FEE3F99" w14:textId="3053835B" w:rsidR="00FA6F85" w:rsidRPr="00FA6F85" w:rsidRDefault="00FA6F85" w:rsidP="00FA6F85">
      <w:pPr>
        <w:pStyle w:val="ListParagraph"/>
        <w:numPr>
          <w:ilvl w:val="0"/>
          <w:numId w:val="9"/>
        </w:numPr>
        <w:jc w:val="both"/>
        <w:rPr>
          <w:ins w:id="19" w:author="Kylie Ainslie" w:date="2026-06-05T07:52:00Z" w16du:dateUtc="2026-06-04T21:52:00Z"/>
          <w:rFonts w:eastAsiaTheme="minorEastAsia"/>
          <w:rPrChange w:id="20" w:author="Kylie Ainslie" w:date="2026-06-05T07:53:00Z" w16du:dateUtc="2026-06-04T21:53:00Z">
            <w:rPr>
              <w:ins w:id="21" w:author="Kylie Ainslie" w:date="2026-06-05T07:52:00Z" w16du:dateUtc="2026-06-04T21:52:00Z"/>
            </w:rPr>
          </w:rPrChange>
        </w:rPr>
        <w:pPrChange w:id="22" w:author="Kylie Ainslie" w:date="2026-06-05T07:53:00Z" w16du:dateUtc="2026-06-04T21:53:00Z">
          <w:pPr>
            <w:pStyle w:val="ListParagraph"/>
            <w:jc w:val="both"/>
          </w:pPr>
        </w:pPrChange>
      </w:pPr>
      <w:ins w:id="23" w:author="Kylie Ainslie" w:date="2026-06-05T07:52:00Z" w16du:dateUtc="2026-06-04T21:52:00Z">
        <w:r w:rsidRPr="00FA6F85">
          <w:rPr>
            <w:rFonts w:eastAsiaTheme="minorEastAsia"/>
            <w:rPrChange w:id="24" w:author="Kylie Ainslie" w:date="2026-06-05T07:53:00Z" w16du:dateUtc="2026-06-04T21:53:00Z">
              <w:rPr/>
            </w:rPrChange>
          </w:rPr>
          <w:t>Quantifying the speed of spread. A short SI means that successive generations of cases follow one another rapidly, making the epidemic harder to contain. A long SI leaves more time to detect and isolate cases before they transmit further.</w:t>
        </w:r>
      </w:ins>
    </w:p>
    <w:p w14:paraId="520AA793" w14:textId="30E9B6CB" w:rsidR="00FA6F85" w:rsidRPr="00FA6F85" w:rsidRDefault="00FA6F85" w:rsidP="00FA6F85">
      <w:pPr>
        <w:pStyle w:val="ListParagraph"/>
        <w:numPr>
          <w:ilvl w:val="0"/>
          <w:numId w:val="9"/>
        </w:numPr>
        <w:jc w:val="both"/>
        <w:rPr>
          <w:ins w:id="25" w:author="Kylie Ainslie" w:date="2026-06-05T07:52:00Z" w16du:dateUtc="2026-06-04T21:52:00Z"/>
          <w:rFonts w:eastAsiaTheme="minorEastAsia"/>
        </w:rPr>
        <w:pPrChange w:id="26" w:author="Kylie Ainslie" w:date="2026-06-05T07:53:00Z" w16du:dateUtc="2026-06-04T21:53:00Z">
          <w:pPr>
            <w:pStyle w:val="ListParagraph"/>
            <w:jc w:val="both"/>
          </w:pPr>
        </w:pPrChange>
      </w:pPr>
      <w:ins w:id="27" w:author="Kylie Ainslie" w:date="2026-06-05T07:52:00Z" w16du:dateUtc="2026-06-04T21:52:00Z">
        <w:r w:rsidRPr="00FA6F85">
          <w:rPr>
            <w:rFonts w:eastAsiaTheme="minorEastAsia"/>
          </w:rPr>
          <w:t>Estimating the reproduction number. Both the basic reproduction number $R_0$ and the time-varying reproduction number $R_t$ are linked to the SI through the renewal equation: without an accurate SI estimate, any estimate of $R_t$ will be biased.</w:t>
        </w:r>
      </w:ins>
    </w:p>
    <w:p w14:paraId="7DCB87D1" w14:textId="34BF1B59" w:rsidR="00FA6F85" w:rsidRPr="00FA6F85" w:rsidRDefault="00FA6F85" w:rsidP="00FA6F85">
      <w:pPr>
        <w:pStyle w:val="ListParagraph"/>
        <w:numPr>
          <w:ilvl w:val="0"/>
          <w:numId w:val="9"/>
        </w:numPr>
        <w:jc w:val="both"/>
        <w:rPr>
          <w:ins w:id="28" w:author="Kylie Ainslie" w:date="2026-06-05T07:52:00Z" w16du:dateUtc="2026-06-04T21:52:00Z"/>
          <w:rFonts w:eastAsiaTheme="minorEastAsia"/>
        </w:rPr>
        <w:pPrChange w:id="29" w:author="Kylie Ainslie" w:date="2026-06-05T07:54:00Z" w16du:dateUtc="2026-06-04T21:54:00Z">
          <w:pPr>
            <w:pStyle w:val="ListParagraph"/>
            <w:jc w:val="both"/>
          </w:pPr>
        </w:pPrChange>
      </w:pPr>
      <w:ins w:id="30" w:author="Kylie Ainslie" w:date="2026-06-05T07:53:00Z" w16du:dateUtc="2026-06-04T21:53:00Z">
        <w:r>
          <w:rPr>
            <w:rFonts w:eastAsiaTheme="minorEastAsia"/>
          </w:rPr>
          <w:t>Input in</w:t>
        </w:r>
      </w:ins>
      <w:ins w:id="31" w:author="Kylie Ainslie" w:date="2026-06-05T07:52:00Z" w16du:dateUtc="2026-06-04T21:52:00Z">
        <w:r w:rsidRPr="00FA6F85">
          <w:rPr>
            <w:rFonts w:eastAsiaTheme="minorEastAsia"/>
          </w:rPr>
          <w:t xml:space="preserve"> transmission models</w:t>
        </w:r>
      </w:ins>
      <w:ins w:id="32" w:author="Kylie Ainslie" w:date="2026-06-05T07:54:00Z" w16du:dateUtc="2026-06-04T21:54:00Z">
        <w:r>
          <w:rPr>
            <w:rFonts w:eastAsiaTheme="minorEastAsia"/>
          </w:rPr>
          <w:t>.</w:t>
        </w:r>
      </w:ins>
      <w:ins w:id="33" w:author="Kylie Ainslie" w:date="2026-06-05T07:52:00Z" w16du:dateUtc="2026-06-04T21:52:00Z">
        <w:r w:rsidRPr="00FA6F85">
          <w:rPr>
            <w:rFonts w:eastAsiaTheme="minorEastAsia"/>
          </w:rPr>
          <w:t xml:space="preserve"> Compartmental models (SIR, SEIR, etc.) and renewal equation models use the SI as a direct input to simulate epidemic dynamics and evaluate the impact of interventions.</w:t>
        </w:r>
      </w:ins>
    </w:p>
    <w:p w14:paraId="04265FD4" w14:textId="133ED988" w:rsidR="00FA6F85" w:rsidRPr="00FA6F85" w:rsidRDefault="00FA6F85" w:rsidP="00FA6F85">
      <w:pPr>
        <w:pStyle w:val="ListParagraph"/>
        <w:numPr>
          <w:ilvl w:val="0"/>
          <w:numId w:val="9"/>
        </w:numPr>
        <w:jc w:val="both"/>
        <w:rPr>
          <w:ins w:id="34" w:author="Kylie Ainslie" w:date="2026-06-05T07:52:00Z" w16du:dateUtc="2026-06-04T21:52:00Z"/>
          <w:rFonts w:eastAsiaTheme="minorEastAsia"/>
        </w:rPr>
        <w:pPrChange w:id="35" w:author="Kylie Ainslie" w:date="2026-06-05T07:54:00Z" w16du:dateUtc="2026-06-04T21:54:00Z">
          <w:pPr>
            <w:pStyle w:val="ListParagraph"/>
            <w:jc w:val="both"/>
          </w:pPr>
        </w:pPrChange>
      </w:pPr>
      <w:ins w:id="36" w:author="Kylie Ainslie" w:date="2026-06-05T07:52:00Z" w16du:dateUtc="2026-06-04T21:52:00Z">
        <w:r w:rsidRPr="00FA6F85">
          <w:rPr>
            <w:rFonts w:eastAsiaTheme="minorEastAsia"/>
          </w:rPr>
          <w:t>Designing control measures. The duration of quarantine, the contact-tracing window, and the timing of vaccination campaigns are all partly calibrated on the SI.</w:t>
        </w:r>
      </w:ins>
    </w:p>
    <w:p w14:paraId="4F370814" w14:textId="77777777" w:rsidR="00FA6F85" w:rsidRPr="00FA6F85" w:rsidRDefault="00FA6F85" w:rsidP="00FA6F85">
      <w:pPr>
        <w:pStyle w:val="ListParagraph"/>
        <w:jc w:val="both"/>
        <w:rPr>
          <w:ins w:id="37" w:author="Kylie Ainslie" w:date="2026-06-05T07:52:00Z" w16du:dateUtc="2026-06-04T21:52:00Z"/>
          <w:rFonts w:eastAsiaTheme="minorEastAsia"/>
        </w:rPr>
      </w:pPr>
    </w:p>
    <w:p w14:paraId="0941298E" w14:textId="77777777" w:rsidR="00FA6F85" w:rsidRDefault="00FA6F85" w:rsidP="00FA6F85">
      <w:pPr>
        <w:pStyle w:val="ListParagraph"/>
        <w:keepNext/>
        <w:jc w:val="both"/>
        <w:rPr>
          <w:ins w:id="38" w:author="Kylie Ainslie" w:date="2026-06-05T07:56:00Z" w16du:dateUtc="2026-06-04T21:56:00Z"/>
        </w:rPr>
        <w:pPrChange w:id="39" w:author="Kylie Ainslie" w:date="2026-06-05T07:56:00Z" w16du:dateUtc="2026-06-04T21:56:00Z">
          <w:pPr>
            <w:pStyle w:val="ListParagraph"/>
            <w:jc w:val="both"/>
          </w:pPr>
        </w:pPrChange>
      </w:pPr>
      <w:ins w:id="40" w:author="Kylie Ainslie" w:date="2026-06-05T07:52:00Z" w16du:dateUtc="2026-06-04T21:52:00Z">
        <w:r w:rsidRPr="00FA6F85">
          <w:rPr>
            <w:rFonts w:eastAsiaTheme="minorEastAsia"/>
          </w:rPr>
          <w:t xml:space="preserve">In practice, the SI is </w:t>
        </w:r>
      </w:ins>
      <w:ins w:id="41" w:author="Kylie Ainslie" w:date="2026-06-05T07:54:00Z" w16du:dateUtc="2026-06-04T21:54:00Z">
        <w:r>
          <w:rPr>
            <w:rFonts w:eastAsiaTheme="minorEastAsia"/>
          </w:rPr>
          <w:t xml:space="preserve">a proxy for </w:t>
        </w:r>
      </w:ins>
      <w:ins w:id="42" w:author="Kylie Ainslie" w:date="2026-06-05T07:52:00Z" w16du:dateUtc="2026-06-04T21:52:00Z">
        <w:r w:rsidRPr="00FA6F85">
          <w:rPr>
            <w:rFonts w:eastAsiaTheme="minorEastAsia"/>
          </w:rPr>
          <w:t>the generation interval (the time between infection of the primary case and infection of the secondary case)</w:t>
        </w:r>
      </w:ins>
      <w:ins w:id="43" w:author="Kylie Ainslie" w:date="2026-06-05T07:54:00Z" w16du:dateUtc="2026-06-04T21:54:00Z">
        <w:r>
          <w:rPr>
            <w:rFonts w:eastAsiaTheme="minorEastAsia"/>
          </w:rPr>
          <w:t xml:space="preserve"> which is typically unobservable</w:t>
        </w:r>
      </w:ins>
      <w:ins w:id="44" w:author="Kylie Ainslie" w:date="2026-06-05T07:52:00Z" w16du:dateUtc="2026-06-04T21:52:00Z">
        <w:r w:rsidRPr="00FA6F85">
          <w:rPr>
            <w:rFonts w:eastAsiaTheme="minorEastAsia"/>
          </w:rPr>
          <w:t>.</w:t>
        </w:r>
      </w:ins>
      <w:ins w:id="45" w:author="Kylie Ainslie" w:date="2026-06-05T07:56:00Z" w16du:dateUtc="2026-06-04T21:56:00Z">
        <w:r>
          <w:rPr>
            <w:rFonts w:eastAsiaTheme="minorEastAsia"/>
            <w:noProof/>
          </w:rPr>
          <w:drawing>
            <wp:inline distT="0" distB="0" distL="0" distR="0" wp14:anchorId="0536BAC9" wp14:editId="184E34FF">
              <wp:extent cx="4074059" cy="2635516"/>
              <wp:effectExtent l="0" t="0" r="3175" b="0"/>
              <wp:docPr id="12558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0990" name="Picture 1255850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2486" cy="2660375"/>
                      </a:xfrm>
                      <a:prstGeom prst="rect">
                        <a:avLst/>
                      </a:prstGeom>
                    </pic:spPr>
                  </pic:pic>
                </a:graphicData>
              </a:graphic>
            </wp:inline>
          </w:drawing>
        </w:r>
      </w:ins>
    </w:p>
    <w:p w14:paraId="2AD88FB6" w14:textId="7E6CEDEE" w:rsidR="00FA6F85" w:rsidRDefault="00FA6F85" w:rsidP="00FA6F85">
      <w:pPr>
        <w:pStyle w:val="Caption"/>
        <w:jc w:val="both"/>
        <w:rPr>
          <w:ins w:id="46" w:author="Kylie Ainslie" w:date="2026-06-05T07:54:00Z" w16du:dateUtc="2026-06-04T21:54:00Z"/>
          <w:rFonts w:eastAsiaTheme="minorEastAsia"/>
        </w:rPr>
        <w:pPrChange w:id="47" w:author="Kylie Ainslie" w:date="2026-06-05T07:56:00Z" w16du:dateUtc="2026-06-04T21:56:00Z">
          <w:pPr>
            <w:pStyle w:val="ListParagraph"/>
            <w:jc w:val="both"/>
          </w:pPr>
        </w:pPrChange>
      </w:pPr>
      <w:ins w:id="48" w:author="Kylie Ainslie" w:date="2026-06-05T07:56:00Z" w16du:dateUtc="2026-06-04T21:56:00Z">
        <w:r>
          <w:t xml:space="preserve">Figure </w:t>
        </w:r>
        <w:r>
          <w:fldChar w:fldCharType="begin"/>
        </w:r>
        <w:r>
          <w:instrText xml:space="preserve"> SEQ Figure \* ARABIC </w:instrText>
        </w:r>
      </w:ins>
      <w:r>
        <w:fldChar w:fldCharType="separate"/>
      </w:r>
      <w:ins w:id="49" w:author="Kylie Ainslie" w:date="2026-06-05T07:56:00Z" w16du:dateUtc="2026-06-04T21:56:00Z">
        <w:r>
          <w:rPr>
            <w:noProof/>
          </w:rPr>
          <w:t>1</w:t>
        </w:r>
        <w:r>
          <w:fldChar w:fldCharType="end"/>
        </w:r>
        <w:r>
          <w:t>. Definition of the serial interval (the time between symptom onset in an infector and infectee).</w:t>
        </w:r>
      </w:ins>
    </w:p>
    <w:p w14:paraId="1841C096" w14:textId="77777777" w:rsidR="00FA6F85" w:rsidRPr="00FA6F85" w:rsidRDefault="00FA6F85" w:rsidP="00FA6F85">
      <w:pPr>
        <w:pStyle w:val="ListParagraph"/>
        <w:jc w:val="both"/>
        <w:rPr>
          <w:rFonts w:eastAsiaTheme="minorEastAsia"/>
          <w:rPrChange w:id="50" w:author="Kylie Ainslie" w:date="2026-06-05T07:51:00Z" w16du:dateUtc="2026-06-04T21:51:00Z">
            <w:rPr>
              <w:rFonts w:eastAsiaTheme="minorEastAsia"/>
              <w:b/>
              <w:bCs/>
            </w:rPr>
          </w:rPrChange>
        </w:rPr>
        <w:pPrChange w:id="51" w:author="Kylie Ainslie" w:date="2026-06-05T07:51:00Z" w16du:dateUtc="2026-06-04T21:51:00Z">
          <w:pPr>
            <w:pStyle w:val="ListParagraph"/>
            <w:numPr>
              <w:numId w:val="8"/>
            </w:numPr>
            <w:ind w:hanging="360"/>
            <w:jc w:val="both"/>
          </w:pPr>
        </w:pPrChange>
      </w:pP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524EF7C1" w:rsidR="009B1D79" w:rsidRDefault="009B1D79" w:rsidP="009B1D79">
      <w:pPr>
        <w:jc w:val="both"/>
      </w:pPr>
      <w:r>
        <w:t xml:space="preserve">The reporting delay is defined as the time between symptom onset and case reporting (in the absence of information on time of infection). Understanding reporting delays is important because observed case counts often lag behind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1BBB2CFD" w14:textId="77777777" w:rsidR="00496CAA" w:rsidRDefault="00496CAA" w:rsidP="009B1D79">
      <w:pPr>
        <w:jc w:val="both"/>
      </w:pPr>
    </w:p>
    <w:p w14:paraId="003A5FBA" w14:textId="3D255941" w:rsidR="00496CAA" w:rsidRDefault="00496CAA" w:rsidP="00496CAA">
      <w:pPr>
        <w:pStyle w:val="ListParagraph"/>
        <w:numPr>
          <w:ilvl w:val="0"/>
          <w:numId w:val="8"/>
        </w:numPr>
        <w:jc w:val="both"/>
        <w:rPr>
          <w:rFonts w:eastAsiaTheme="minorEastAsia"/>
          <w:b/>
          <w:bCs/>
        </w:rPr>
      </w:pPr>
      <w:r>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3DC6A3C7" w14:textId="77777777" w:rsidR="0043096B" w:rsidRDefault="00233A43" w:rsidP="0043096B">
      <w:pPr>
        <w:jc w:val="both"/>
        <w:rPr>
          <w:moveTo w:id="52" w:author="Kylie Ainslie" w:date="2026-06-05T07:43:00Z" w16du:dateUtc="2026-06-04T21:43:00Z"/>
          <w:rFonts w:eastAsiaTheme="minorEastAsia"/>
        </w:rPr>
      </w:pPr>
      <w:ins w:id="53" w:author="Kylie Ainslie" w:date="2026-06-04T16:59:00Z" w16du:dateUtc="2026-06-04T06:59:00Z">
        <w:r w:rsidRPr="00646FB6">
          <w:t>Understanding vaccine-induced protection</w:t>
        </w:r>
        <w:r>
          <w:t>, or vaccine effectiveness (VE),</w:t>
        </w:r>
        <w:r w:rsidRPr="00646FB6">
          <w:t xml:space="preserve"> is essential for defining effective vaccination programs.</w:t>
        </w:r>
        <w:r>
          <w:rPr>
            <w:b/>
            <w:bCs/>
          </w:rPr>
          <w:t xml:space="preserve"> </w:t>
        </w:r>
      </w:ins>
      <w:ins w:id="54" w:author="Kylie Ainslie" w:date="2026-06-04T17:01:00Z" w16du:dateUtc="2026-06-04T07:01:00Z">
        <w:r w:rsidR="00E01FAB" w:rsidRPr="00233A43">
          <w:rPr>
            <w:rFonts w:eastAsiaTheme="minorEastAsia"/>
          </w:rPr>
          <w:t xml:space="preserve">VE is an observable, population-level proxy </w:t>
        </w:r>
        <w:r w:rsidR="00E01FAB">
          <w:rPr>
            <w:rFonts w:eastAsiaTheme="minorEastAsia"/>
          </w:rPr>
          <w:t>of individual</w:t>
        </w:r>
        <w:r w:rsidR="00E01FAB" w:rsidRPr="00233A43">
          <w:rPr>
            <w:rFonts w:eastAsiaTheme="minorEastAsia"/>
          </w:rPr>
          <w:t xml:space="preserve"> immunity</w:t>
        </w:r>
        <w:r w:rsidR="00E01FAB">
          <w:rPr>
            <w:rFonts w:eastAsiaTheme="minorEastAsia"/>
          </w:rPr>
          <w:t xml:space="preserve"> from vaccination</w:t>
        </w:r>
        <w:r w:rsidR="00E01FAB" w:rsidRPr="00233A43">
          <w:rPr>
            <w:rFonts w:eastAsiaTheme="minorEastAsia"/>
          </w:rPr>
          <w:t xml:space="preserve"> and describes the reduction in infection risk among vaccinated compared to unvaccinated individuals.</w:t>
        </w:r>
        <w:r w:rsidR="00E01FAB">
          <w:rPr>
            <w:rFonts w:eastAsiaTheme="minorEastAsia"/>
          </w:rPr>
          <w:t xml:space="preserve"> </w:t>
        </w:r>
      </w:ins>
      <w:moveToRangeStart w:id="55" w:author="Kylie Ainslie" w:date="2026-06-05T07:43:00Z" w:name="move231537796"/>
      <w:moveTo w:id="56" w:author="Kylie Ainslie" w:date="2026-06-05T07:43:00Z" w16du:dateUtc="2026-06-04T21:43:00Z">
        <w:r w:rsidR="0043096B">
          <w:rPr>
            <w:rFonts w:eastAsiaTheme="minorEastAsia"/>
          </w:rPr>
          <w:t xml:space="preserve">Vaccine effectiveness is defined as </w:t>
        </w:r>
      </w:moveTo>
    </w:p>
    <w:p w14:paraId="0885D905" w14:textId="77777777" w:rsidR="0043096B" w:rsidRDefault="0043096B" w:rsidP="0043096B">
      <w:pPr>
        <w:jc w:val="both"/>
        <w:rPr>
          <w:moveTo w:id="57" w:author="Kylie Ainslie" w:date="2026-06-05T07:43:00Z" w16du:dateUtc="2026-06-04T21:43:00Z"/>
          <w:rFonts w:eastAsiaTheme="minorEastAsia"/>
        </w:rPr>
      </w:pPr>
    </w:p>
    <w:p w14:paraId="11E3527C" w14:textId="77777777" w:rsidR="0043096B" w:rsidRPr="00496CAA" w:rsidRDefault="0043096B" w:rsidP="0043096B">
      <w:pPr>
        <w:jc w:val="both"/>
        <w:rPr>
          <w:moveTo w:id="58" w:author="Kylie Ainslie" w:date="2026-06-05T07:43:00Z" w16du:dateUtc="2026-06-04T21:43:00Z"/>
          <w:rFonts w:eastAsiaTheme="minorEastAsia"/>
        </w:rPr>
      </w:pPr>
      <m:oMathPara>
        <m:oMath>
          <m:r>
            <w:rPr>
              <w:rFonts w:ascii="Cambria Math" w:eastAsiaTheme="minorEastAsia" w:hAnsi="Cambria Math"/>
            </w:rPr>
            <m:t>VE=1-RR</m:t>
          </m:r>
        </m:oMath>
      </m:oMathPara>
    </w:p>
    <w:p w14:paraId="58E02554" w14:textId="77777777" w:rsidR="0043096B" w:rsidRDefault="0043096B" w:rsidP="0043096B">
      <w:pPr>
        <w:jc w:val="both"/>
        <w:rPr>
          <w:moveTo w:id="59" w:author="Kylie Ainslie" w:date="2026-06-05T07:43:00Z" w16du:dateUtc="2026-06-04T21:43:00Z"/>
          <w:rFonts w:eastAsiaTheme="minorEastAsia"/>
        </w:rPr>
      </w:pPr>
    </w:p>
    <w:p w14:paraId="3283BEBC" w14:textId="66C7F897" w:rsidR="00233A43" w:rsidRDefault="0043096B" w:rsidP="0043096B">
      <w:pPr>
        <w:jc w:val="both"/>
        <w:rPr>
          <w:ins w:id="60" w:author="Kylie Ainslie" w:date="2026-06-04T17:02:00Z" w16du:dateUtc="2026-06-04T07:02:00Z"/>
          <w:rFonts w:eastAsiaTheme="minorEastAsia"/>
        </w:rPr>
      </w:pPr>
      <w:moveTo w:id="61" w:author="Kylie Ainslie" w:date="2026-06-05T07:43:00Z" w16du:dateUtc="2026-06-04T21:43:00Z">
        <w:r>
          <w:rPr>
            <w:rFonts w:eastAsiaTheme="minorEastAsia"/>
          </w:rPr>
          <w:t xml:space="preserve">where RR is the relative risk of infection among vaccinated versus non-vaccinated individuals. </w:t>
        </w:r>
      </w:moveTo>
      <w:moveToRangeEnd w:id="55"/>
      <w:ins w:id="62" w:author="Kylie Ainslie" w:date="2026-06-04T16:59:00Z" w16du:dateUtc="2026-06-04T06:59:00Z">
        <w:r w:rsidR="00233A43">
          <w:t>D</w:t>
        </w:r>
        <w:r w:rsidR="00233A43" w:rsidRPr="002C152F">
          <w:t xml:space="preserve">etermining </w:t>
        </w:r>
      </w:ins>
      <w:ins w:id="63" w:author="Kylie Ainslie" w:date="2026-06-04T17:00:00Z" w16du:dateUtc="2026-06-04T07:00:00Z">
        <w:r w:rsidR="00233A43">
          <w:t>VE</w:t>
        </w:r>
      </w:ins>
      <w:ins w:id="64" w:author="Kylie Ainslie" w:date="2026-06-04T16:59:00Z" w16du:dateUtc="2026-06-04T06:59:00Z">
        <w:r w:rsidR="00233A43" w:rsidRPr="002C152F">
          <w:t xml:space="preserve"> is </w:t>
        </w:r>
        <w:r w:rsidR="00233A43">
          <w:t>hindered</w:t>
        </w:r>
        <w:r w:rsidR="00233A43" w:rsidRPr="002C152F">
          <w:t xml:space="preserve"> </w:t>
        </w:r>
      </w:ins>
      <w:ins w:id="65" w:author="Kylie Ainslie" w:date="2026-06-05T07:43:00Z" w16du:dateUtc="2026-06-04T21:43:00Z">
        <w:r>
          <w:t>two</w:t>
        </w:r>
      </w:ins>
      <w:ins w:id="66" w:author="Kylie Ainslie" w:date="2026-06-04T16:59:00Z" w16du:dateUtc="2026-06-04T06:59:00Z">
        <w:r w:rsidR="00233A43" w:rsidRPr="002C152F">
          <w:t xml:space="preserve"> interconnected challenges:</w:t>
        </w:r>
      </w:ins>
      <w:ins w:id="67" w:author="Kylie Ainslie" w:date="2026-06-05T07:43:00Z" w16du:dateUtc="2026-06-04T21:43:00Z">
        <w:r>
          <w:t xml:space="preserve"> </w:t>
        </w:r>
      </w:ins>
      <w:ins w:id="68" w:author="Kylie Ainslie" w:date="2026-06-04T16:59:00Z" w16du:dateUtc="2026-06-04T06:59:00Z">
        <w:r w:rsidR="00233A43">
          <w:t xml:space="preserve">(i) </w:t>
        </w:r>
        <w:r w:rsidR="00233A43" w:rsidRPr="002C152F">
          <w:t xml:space="preserve">observational data makes it difficult to distinguish </w:t>
        </w:r>
        <w:r w:rsidR="00233A43" w:rsidRPr="0085590A">
          <w:t xml:space="preserve">true </w:t>
        </w:r>
      </w:ins>
      <w:ins w:id="69" w:author="Kylie Ainslie" w:date="2026-06-05T07:44:00Z" w16du:dateUtc="2026-06-04T21:44:00Z">
        <w:r>
          <w:t>VE</w:t>
        </w:r>
      </w:ins>
      <w:ins w:id="70" w:author="Kylie Ainslie" w:date="2026-06-04T16:59:00Z" w16du:dateUtc="2026-06-04T06:59:00Z">
        <w:r w:rsidR="00233A43" w:rsidRPr="0085590A">
          <w:t xml:space="preserve"> from confounding factors </w:t>
        </w:r>
        <w:r w:rsidR="00233A43">
          <w:t xml:space="preserve">(e.g., </w:t>
        </w:r>
      </w:ins>
      <w:ins w:id="71" w:author="Kylie Ainslie" w:date="2026-06-05T07:48:00Z" w16du:dateUtc="2026-06-04T21:48:00Z">
        <w:r>
          <w:t>immunity aquired</w:t>
        </w:r>
      </w:ins>
      <w:ins w:id="72" w:author="Kylie Ainslie" w:date="2026-06-04T16:59:00Z" w16du:dateUtc="2026-06-04T06:59:00Z">
        <w:r w:rsidR="00233A43">
          <w:t xml:space="preserve"> through natural infection, selective depletion of high-risk individuals)</w:t>
        </w:r>
        <w:r w:rsidR="00233A43" w:rsidRPr="002C152F">
          <w:t xml:space="preserve"> </w:t>
        </w:r>
        <w:r w:rsidR="00233A43">
          <w:t xml:space="preserve">and (ii) </w:t>
        </w:r>
        <w:commentRangeStart w:id="73"/>
        <w:r w:rsidR="00233A43" w:rsidRPr="002C152F">
          <w:rPr>
            <w:rStyle w:val="Strong"/>
            <w:b w:val="0"/>
            <w:bCs w:val="0"/>
          </w:rPr>
          <w:t>standard</w:t>
        </w:r>
        <w:commentRangeEnd w:id="73"/>
        <w:r w:rsidR="00233A43" w:rsidRPr="002C152F">
          <w:rPr>
            <w:rStyle w:val="CommentReference"/>
            <w:sz w:val="24"/>
            <w:szCs w:val="24"/>
          </w:rPr>
          <w:commentReference w:id="73"/>
        </w:r>
        <w:r w:rsidR="00233A43" w:rsidRPr="002C152F">
          <w:rPr>
            <w:rStyle w:val="Strong"/>
            <w:b w:val="0"/>
            <w:bCs w:val="0"/>
          </w:rPr>
          <w:t xml:space="preserve"> statistical approaches can only approximate </w:t>
        </w:r>
        <w:r w:rsidR="00233A43">
          <w:rPr>
            <w:rStyle w:val="Strong"/>
            <w:b w:val="0"/>
            <w:bCs w:val="0"/>
          </w:rPr>
          <w:t>loss of protection over time</w:t>
        </w:r>
        <w:r w:rsidR="00233A43" w:rsidRPr="002C152F">
          <w:rPr>
            <w:rStyle w:val="Strong"/>
            <w:b w:val="0"/>
            <w:bCs w:val="0"/>
          </w:rPr>
          <w:t xml:space="preserve"> </w:t>
        </w:r>
        <w:r w:rsidR="00233A43">
          <w:t>and</w:t>
        </w:r>
        <w:r w:rsidR="00233A43" w:rsidRPr="0B75054C">
          <w:rPr>
            <w:rStyle w:val="Strong"/>
          </w:rPr>
          <w:t xml:space="preserve"> </w:t>
        </w:r>
        <w:r w:rsidR="00233A43" w:rsidRPr="005A39EE">
          <w:rPr>
            <w:rStyle w:val="Strong"/>
            <w:b w:val="0"/>
            <w:bCs w:val="0"/>
          </w:rPr>
          <w:t>are known to produce biased estimates</w:t>
        </w:r>
        <w:r w:rsidR="00233A43">
          <w:rPr>
            <w:rFonts w:eastAsia="Arial"/>
            <w:b/>
            <w:bCs/>
          </w:rPr>
          <w:t>.</w:t>
        </w:r>
      </w:ins>
      <w:ins w:id="74" w:author="Kylie Ainslie" w:date="2026-06-04T17:02:00Z" w16du:dateUtc="2026-06-04T07:02:00Z">
        <w:r w:rsidR="00E01FAB">
          <w:rPr>
            <w:rFonts w:eastAsia="Arial"/>
            <w:b/>
            <w:bCs/>
          </w:rPr>
          <w:t xml:space="preserve"> </w:t>
        </w:r>
      </w:ins>
    </w:p>
    <w:p w14:paraId="4E67E12E" w14:textId="77777777" w:rsidR="00E01FAB" w:rsidRDefault="00E01FAB" w:rsidP="00233A43">
      <w:pPr>
        <w:jc w:val="both"/>
        <w:rPr>
          <w:ins w:id="75" w:author="Kylie Ainslie" w:date="2026-06-04T16:59:00Z" w16du:dateUtc="2026-06-04T06:59:00Z"/>
          <w:rFonts w:eastAsia="Arial"/>
          <w:b/>
          <w:bCs/>
        </w:rPr>
      </w:pPr>
    </w:p>
    <w:p w14:paraId="2575ABB7" w14:textId="759486C0" w:rsidR="00496CAA" w:rsidDel="0043096B" w:rsidRDefault="00496CAA" w:rsidP="00496CAA">
      <w:pPr>
        <w:jc w:val="both"/>
        <w:rPr>
          <w:moveFrom w:id="76" w:author="Kylie Ainslie" w:date="2026-06-05T07:43:00Z" w16du:dateUtc="2026-06-04T21:43:00Z"/>
          <w:rFonts w:eastAsiaTheme="minorEastAsia"/>
        </w:rPr>
      </w:pPr>
      <w:moveFromRangeStart w:id="77" w:author="Kylie Ainslie" w:date="2026-06-05T07:43:00Z" w:name="move231537796"/>
      <w:moveFrom w:id="78" w:author="Kylie Ainslie" w:date="2026-06-05T07:43:00Z" w16du:dateUtc="2026-06-04T21:43:00Z">
        <w:r w:rsidDel="0043096B">
          <w:rPr>
            <w:rFonts w:eastAsiaTheme="minorEastAsia"/>
          </w:rPr>
          <w:t xml:space="preserve">Vaccine effectiveness is defined as </w:t>
        </w:r>
      </w:moveFrom>
    </w:p>
    <w:p w14:paraId="37FCE25F" w14:textId="5E027560" w:rsidR="00496CAA" w:rsidDel="0043096B" w:rsidRDefault="00496CAA" w:rsidP="00496CAA">
      <w:pPr>
        <w:jc w:val="both"/>
        <w:rPr>
          <w:moveFrom w:id="79" w:author="Kylie Ainslie" w:date="2026-06-05T07:43:00Z" w16du:dateUtc="2026-06-04T21:43:00Z"/>
          <w:rFonts w:eastAsiaTheme="minorEastAsia"/>
        </w:rPr>
      </w:pPr>
    </w:p>
    <w:p w14:paraId="3E01B0DC" w14:textId="336C20FD" w:rsidR="00496CAA" w:rsidRPr="00496CAA" w:rsidDel="0043096B" w:rsidRDefault="00496CAA" w:rsidP="00496CAA">
      <w:pPr>
        <w:jc w:val="both"/>
        <w:rPr>
          <w:moveFrom w:id="80" w:author="Kylie Ainslie" w:date="2026-06-05T07:43:00Z" w16du:dateUtc="2026-06-04T21:43:00Z"/>
          <w:rFonts w:eastAsiaTheme="minorEastAsia"/>
        </w:rPr>
      </w:pPr>
      <m:oMathPara>
        <m:oMath>
          <m:r>
            <w:rPr>
              <w:rFonts w:ascii="Cambria Math" w:eastAsiaTheme="minorEastAsia" w:hAnsi="Cambria Math"/>
            </w:rPr>
            <m:t>VE=1-RR</m:t>
          </m:r>
        </m:oMath>
      </m:oMathPara>
    </w:p>
    <w:p w14:paraId="7F03EB10" w14:textId="563A54FD" w:rsidR="00496CAA" w:rsidDel="0043096B" w:rsidRDefault="00496CAA" w:rsidP="00496CAA">
      <w:pPr>
        <w:jc w:val="both"/>
        <w:rPr>
          <w:moveFrom w:id="81" w:author="Kylie Ainslie" w:date="2026-06-05T07:43:00Z" w16du:dateUtc="2026-06-04T21:43:00Z"/>
          <w:rFonts w:eastAsiaTheme="minorEastAsia"/>
        </w:rPr>
      </w:pPr>
    </w:p>
    <w:p w14:paraId="38C7B0CD" w14:textId="77777777" w:rsidR="0043096B" w:rsidRDefault="0043096B" w:rsidP="0043096B">
      <w:pPr>
        <w:jc w:val="both"/>
        <w:rPr>
          <w:ins w:id="82" w:author="Kylie Ainslie" w:date="2026-06-05T07:49:00Z" w16du:dateUtc="2026-06-04T21:49:00Z"/>
          <w:rFonts w:eastAsiaTheme="minorEastAsia"/>
          <w:lang w:val="en-AU"/>
        </w:rPr>
      </w:pPr>
      <w:ins w:id="83" w:author="Kylie Ainslie" w:date="2026-06-05T07:48:00Z">
        <w:r w:rsidRPr="0043096B">
          <w:rPr>
            <w:rFonts w:eastAsiaTheme="minorEastAsia"/>
            <w:lang w:val="en-AU"/>
          </w:rPr>
          <w:t>A particularly important source of bias arises from susceptible depletion. As an epidemic progresses, unvaccinated individuals who are most susceptible to infection are preferentially infected and leave the at-risk population. This progressively changes the composition of the unvaccinated comparator group, generating an apparent decline in measured VE even when true, individual-level protection has not changed. Distinguishing this artefact from genuine immunological waning is one of the central methodological challenges in VE estimation.</w:t>
        </w:r>
      </w:ins>
    </w:p>
    <w:p w14:paraId="6BE87941" w14:textId="77777777" w:rsidR="0043096B" w:rsidRPr="0043096B" w:rsidRDefault="0043096B" w:rsidP="0043096B">
      <w:pPr>
        <w:jc w:val="both"/>
        <w:rPr>
          <w:ins w:id="84" w:author="Kylie Ainslie" w:date="2026-06-05T07:48:00Z"/>
          <w:rFonts w:eastAsiaTheme="minorEastAsia"/>
          <w:lang w:val="en-AU"/>
        </w:rPr>
      </w:pPr>
    </w:p>
    <w:p w14:paraId="5FD677BF" w14:textId="77777777" w:rsidR="0043096B" w:rsidRPr="0043096B" w:rsidRDefault="0043096B" w:rsidP="0043096B">
      <w:pPr>
        <w:jc w:val="both"/>
        <w:rPr>
          <w:ins w:id="85" w:author="Kylie Ainslie" w:date="2026-06-05T07:48:00Z"/>
          <w:rFonts w:eastAsiaTheme="minorEastAsia"/>
          <w:lang w:val="en-AU"/>
        </w:rPr>
      </w:pPr>
      <w:ins w:id="86" w:author="Kylie Ainslie" w:date="2026-06-05T07:48:00Z">
        <w:r w:rsidRPr="0043096B">
          <w:rPr>
            <w:rFonts w:eastAsiaTheme="minorEastAsia"/>
            <w:lang w:val="en-AU"/>
          </w:rPr>
          <w:t>In this workshop, participants will estimate VE over time from simulated epidemic data in which true protection does not wane. The goal is to characterise how and when susceptible depletion produces spurious signals of waning, and to evaluate the performance of different analytical approaches in the presence of this artefact.</w:t>
        </w:r>
      </w:ins>
    </w:p>
    <w:p w14:paraId="46382771" w14:textId="0A59F990" w:rsidR="00233A43" w:rsidRDefault="00496CAA" w:rsidP="00496CAA">
      <w:pPr>
        <w:jc w:val="both"/>
        <w:rPr>
          <w:ins w:id="87" w:author="Kylie Ainslie" w:date="2026-06-04T16:58:00Z" w16du:dateUtc="2026-06-04T06:58:00Z"/>
          <w:rFonts w:eastAsia="Arial"/>
          <w:b/>
          <w:bCs/>
        </w:rPr>
      </w:pPr>
      <w:moveFrom w:id="88" w:author="Kylie Ainslie" w:date="2026-06-05T07:43:00Z" w16du:dateUtc="2026-06-04T21:43:00Z">
        <w:del w:id="89" w:author="Kylie Ainslie" w:date="2026-06-05T07:48:00Z" w16du:dateUtc="2026-06-04T21:48:00Z">
          <w:r w:rsidDel="0043096B">
            <w:rPr>
              <w:rFonts w:eastAsiaTheme="minorEastAsia"/>
            </w:rPr>
            <w:delText xml:space="preserve">where RR is the relative risk of infection among vaccinated versus non-vaccinated individuals. </w:delText>
          </w:r>
        </w:del>
      </w:moveFrom>
      <w:moveFromRangeEnd w:id="77"/>
      <w:del w:id="90" w:author="Kylie Ainslie" w:date="2026-06-05T07:48:00Z" w16du:dateUtc="2026-06-04T21:48:00Z">
        <w:r w:rsidDel="0043096B">
          <w:rPr>
            <w:rFonts w:eastAsiaTheme="minorEastAsia"/>
          </w:rPr>
          <w:delText>Hence, in order to estimate vaccine effectiveness, one needs to compare attack rates among vaccinated and unvaccinated individuals. Is protection as a result of vaccination waning over time?</w:delText>
        </w:r>
      </w:del>
    </w:p>
    <w:p w14:paraId="110AFE12" w14:textId="26518E30" w:rsidR="00233A43" w:rsidRPr="00496CAA" w:rsidRDefault="00233A43" w:rsidP="00496CAA">
      <w:pPr>
        <w:jc w:val="both"/>
        <w:rPr>
          <w:rFonts w:eastAsiaTheme="minorEastAsia"/>
        </w:rPr>
      </w:pPr>
      <w:ins w:id="91" w:author="Kylie Ainslie" w:date="2026-06-04T16:58:00Z" w16du:dateUtc="2026-06-04T06:58:00Z">
        <w:r w:rsidRPr="00233A43">
          <w:rPr>
            <w:rFonts w:eastAsiaTheme="minorEastAsia"/>
          </w:rPr>
          <w:t xml:space="preserve">  </w:t>
        </w:r>
      </w:ins>
    </w:p>
    <w:sectPr w:rsidR="00233A43" w:rsidRPr="00496C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 Klinkenberg" w:date="2026-06-03T09:45:00Z" w:initials="DK">
    <w:p w14:paraId="4802C198" w14:textId="77777777" w:rsidR="00782FAE" w:rsidRDefault="00782FAE" w:rsidP="00782FAE">
      <w:pPr>
        <w:pStyle w:val="CommentText"/>
      </w:pPr>
      <w:r>
        <w:rPr>
          <w:rStyle w:val="CommentReference"/>
        </w:rPr>
        <w:annotationRef/>
      </w:r>
      <w:r>
        <w:rPr>
          <w:lang w:val="nl-NL"/>
        </w:rPr>
        <w:t>Generally: outbreak is really fast! We should make timestamped datasets (observation day), e.g.</w:t>
      </w:r>
    </w:p>
    <w:p w14:paraId="2CC9B511" w14:textId="77777777" w:rsidR="00782FAE" w:rsidRDefault="00782FAE" w:rsidP="00782FAE">
      <w:pPr>
        <w:pStyle w:val="CommentText"/>
      </w:pPr>
      <w:r>
        <w:rPr>
          <w:lang w:val="nl-NL"/>
        </w:rPr>
        <w:t>Incidence: day 1 - 20</w:t>
      </w:r>
    </w:p>
    <w:p w14:paraId="513426A4" w14:textId="77777777" w:rsidR="00782FAE" w:rsidRDefault="00782FAE" w:rsidP="00782FAE">
      <w:pPr>
        <w:pStyle w:val="CommentText"/>
      </w:pPr>
      <w:r>
        <w:rPr>
          <w:lang w:val="nl-NL"/>
        </w:rPr>
        <w:t>Serology: day 30</w:t>
      </w:r>
    </w:p>
    <w:p w14:paraId="58BB36C5" w14:textId="77777777" w:rsidR="00782FAE" w:rsidRDefault="00782FAE" w:rsidP="00782FAE">
      <w:pPr>
        <w:pStyle w:val="CommentText"/>
      </w:pPr>
      <w:r>
        <w:rPr>
          <w:lang w:val="nl-NL"/>
        </w:rPr>
        <w:t>Tracing: day 20</w:t>
      </w:r>
    </w:p>
    <w:p w14:paraId="5DCE6DB1" w14:textId="77777777" w:rsidR="00782FAE" w:rsidRDefault="00782FAE" w:rsidP="00782FAE">
      <w:pPr>
        <w:pStyle w:val="CommentText"/>
      </w:pPr>
      <w:r>
        <w:rPr>
          <w:lang w:val="nl-NL"/>
        </w:rPr>
        <w:t>Vaccination: day 50</w:t>
      </w:r>
    </w:p>
  </w:comment>
  <w:comment w:id="1" w:author="Don Klinkenberg" w:date="2026-06-03T08:46:00Z" w:initials="DK">
    <w:p w14:paraId="11091CBC" w14:textId="727B8DA9" w:rsidR="00471F45" w:rsidRDefault="00471F45" w:rsidP="00471F45">
      <w:pPr>
        <w:pStyle w:val="CommentText"/>
      </w:pPr>
      <w:r>
        <w:rPr>
          <w:rStyle w:val="CommentReference"/>
        </w:rPr>
        <w:annotationRef/>
      </w:r>
      <w:r>
        <w:rPr>
          <w:lang w:val="nl-NL"/>
        </w:rPr>
        <w:t>The current dataset contains all information (all infectors, all generation intervals, etc)</w:t>
      </w:r>
    </w:p>
  </w:comment>
  <w:comment w:id="2" w:author="Don Klinkenberg" w:date="2026-06-03T09:17:00Z" w:initials="DK">
    <w:p w14:paraId="49B55EB9" w14:textId="77777777" w:rsidR="00FD273A" w:rsidRDefault="00FD273A" w:rsidP="00FD273A">
      <w:pPr>
        <w:pStyle w:val="CommentText"/>
      </w:pPr>
      <w:r>
        <w:rPr>
          <w:rStyle w:val="CommentReference"/>
        </w:rPr>
        <w:annotationRef/>
      </w:r>
      <w:r>
        <w:rPr>
          <w:lang w:val="nl-NL"/>
        </w:rPr>
        <w:t>Suggest:</w:t>
      </w:r>
    </w:p>
    <w:p w14:paraId="4DFFBF6A" w14:textId="77777777" w:rsidR="00FD273A" w:rsidRDefault="00FD273A" w:rsidP="00FD273A">
      <w:pPr>
        <w:pStyle w:val="CommentText"/>
      </w:pPr>
      <w:r>
        <w:rPr>
          <w:lang w:val="nl-NL"/>
        </w:rPr>
        <w:t>Time of death not here, but separate mortality dataset with timestamp of observation day</w:t>
      </w:r>
    </w:p>
    <w:p w14:paraId="675F2809" w14:textId="77777777" w:rsidR="00FD273A" w:rsidRDefault="00FD273A" w:rsidP="00FD273A">
      <w:pPr>
        <w:pStyle w:val="CommentText"/>
      </w:pPr>
      <w:r>
        <w:rPr>
          <w:lang w:val="nl-NL"/>
        </w:rPr>
        <w:t>Time of hospitalisation in incidence data</w:t>
      </w:r>
    </w:p>
    <w:p w14:paraId="488FDC00" w14:textId="77777777" w:rsidR="00FD273A" w:rsidRDefault="00FD273A" w:rsidP="00FD273A">
      <w:pPr>
        <w:pStyle w:val="CommentText"/>
      </w:pPr>
      <w:r>
        <w:rPr>
          <w:lang w:val="nl-NL"/>
        </w:rPr>
        <w:t>Time of vaccination in separate vaccination dataset, with timestamp of observation day (without ind_id)</w:t>
      </w:r>
    </w:p>
    <w:p w14:paraId="51F7DA12" w14:textId="77777777" w:rsidR="00FD273A" w:rsidRDefault="00FD273A" w:rsidP="00FD273A">
      <w:pPr>
        <w:pStyle w:val="CommentText"/>
      </w:pPr>
    </w:p>
    <w:p w14:paraId="1A1C742C" w14:textId="77777777" w:rsidR="00FD273A" w:rsidRDefault="00FD273A" w:rsidP="00FD273A">
      <w:pPr>
        <w:pStyle w:val="CommentText"/>
      </w:pPr>
      <w:r>
        <w:rPr>
          <w:lang w:val="nl-NL"/>
        </w:rPr>
        <w:t>Then this dataset is ‘cbs’-like background demographic data</w:t>
      </w:r>
    </w:p>
  </w:comment>
  <w:comment w:id="3" w:author="Don Klinkenberg" w:date="2026-06-03T09:05:00Z" w:initials="DK">
    <w:p w14:paraId="5D397781" w14:textId="3B1B4C29" w:rsidR="00915C1C" w:rsidRDefault="00113D03" w:rsidP="00915C1C">
      <w:pPr>
        <w:pStyle w:val="CommentText"/>
      </w:pPr>
      <w:r>
        <w:rPr>
          <w:rStyle w:val="CommentReference"/>
        </w:rPr>
        <w:annotationRef/>
      </w:r>
      <w:r w:rsidR="00915C1C">
        <w:rPr>
          <w:lang w:val="nl-NL"/>
        </w:rPr>
        <w:t>Currently not all cases (about 80%?) And also more variables than listed here</w:t>
      </w:r>
    </w:p>
  </w:comment>
  <w:comment w:id="4" w:author="Don Klinkenberg" w:date="2026-06-03T09:11:00Z" w:initials="DK">
    <w:p w14:paraId="37500FE8" w14:textId="77777777" w:rsidR="00FD273A" w:rsidRDefault="00915C1C" w:rsidP="00FD273A">
      <w:pPr>
        <w:pStyle w:val="CommentText"/>
      </w:pPr>
      <w:r>
        <w:rPr>
          <w:rStyle w:val="CommentReference"/>
        </w:rPr>
        <w:annotationRef/>
      </w:r>
      <w:r w:rsidR="00FD273A">
        <w:rPr>
          <w:lang w:val="nl-NL"/>
        </w:rPr>
        <w:t xml:space="preserve">Suggest: </w:t>
      </w:r>
    </w:p>
    <w:p w14:paraId="157EF9D2" w14:textId="77777777" w:rsidR="00FD273A" w:rsidRDefault="00FD273A" w:rsidP="00FD273A">
      <w:pPr>
        <w:pStyle w:val="CommentText"/>
      </w:pPr>
      <w:r>
        <w:rPr>
          <w:lang w:val="nl-NL"/>
        </w:rPr>
        <w:t>Timestamp (no observation after that, wit reporting delay distribution for recent cases)</w:t>
      </w:r>
    </w:p>
    <w:p w14:paraId="4342AC27" w14:textId="77777777" w:rsidR="00FD273A" w:rsidRDefault="00FD273A" w:rsidP="00FD273A">
      <w:pPr>
        <w:pStyle w:val="CommentText"/>
      </w:pPr>
      <w:r>
        <w:rPr>
          <w:lang w:val="nl-NL"/>
        </w:rPr>
        <w:t>smaller subset</w:t>
      </w:r>
    </w:p>
    <w:p w14:paraId="6FD33D37" w14:textId="77777777" w:rsidR="00FD273A" w:rsidRDefault="00FD273A" w:rsidP="00FD273A">
      <w:pPr>
        <w:pStyle w:val="CommentText"/>
      </w:pPr>
      <w:r>
        <w:rPr>
          <w:lang w:val="nl-NL"/>
        </w:rPr>
        <w:t>include missings in time of symptom onset</w:t>
      </w:r>
    </w:p>
    <w:p w14:paraId="711A6548" w14:textId="77777777" w:rsidR="00FD273A" w:rsidRDefault="00FD273A" w:rsidP="00FD273A">
      <w:pPr>
        <w:pStyle w:val="CommentText"/>
      </w:pPr>
      <w:r>
        <w:rPr>
          <w:lang w:val="nl-NL"/>
        </w:rPr>
        <w:t>If ind_id id given, age and sex are not needed here</w:t>
      </w:r>
    </w:p>
  </w:comment>
  <w:comment w:id="5" w:author="Don Klinkenberg" w:date="2026-06-03T09:22:00Z" w:initials="DK">
    <w:p w14:paraId="282010DF" w14:textId="77777777" w:rsidR="000828FF" w:rsidRDefault="00CB7A9A" w:rsidP="000828FF">
      <w:pPr>
        <w:pStyle w:val="CommentText"/>
      </w:pPr>
      <w:r>
        <w:rPr>
          <w:rStyle w:val="CommentReference"/>
        </w:rPr>
        <w:annotationRef/>
      </w:r>
      <w:r w:rsidR="000828FF">
        <w:rPr>
          <w:lang w:val="nl-NL"/>
        </w:rPr>
        <w:t xml:space="preserve">Age not needed (is in popdata). </w:t>
      </w:r>
    </w:p>
    <w:p w14:paraId="3AC0F01D" w14:textId="77777777" w:rsidR="000828FF" w:rsidRDefault="000828FF" w:rsidP="000828FF">
      <w:pPr>
        <w:pStyle w:val="CommentText"/>
      </w:pPr>
      <w:r>
        <w:rPr>
          <w:lang w:val="nl-NL"/>
        </w:rPr>
        <w:t>Log_igg is highly bimodal, and time to seroconversion seems 0 days?</w:t>
      </w:r>
    </w:p>
  </w:comment>
  <w:comment w:id="6" w:author="Don Klinkenberg" w:date="2026-06-03T09:25:00Z" w:initials="DK">
    <w:p w14:paraId="6874DD6D" w14:textId="77777777" w:rsidR="000828FF" w:rsidRDefault="00954F5C" w:rsidP="000828FF">
      <w:pPr>
        <w:pStyle w:val="CommentText"/>
      </w:pPr>
      <w:r>
        <w:rPr>
          <w:rStyle w:val="CommentReference"/>
        </w:rPr>
        <w:annotationRef/>
      </w:r>
      <w:r w:rsidR="000828FF">
        <w:rPr>
          <w:lang w:val="nl-NL"/>
        </w:rPr>
        <w:t>Suggest:</w:t>
      </w:r>
    </w:p>
    <w:p w14:paraId="665F9A3A" w14:textId="77777777" w:rsidR="000828FF" w:rsidRDefault="000828FF" w:rsidP="000828FF">
      <w:pPr>
        <w:pStyle w:val="CommentText"/>
      </w:pPr>
      <w:r>
        <w:rPr>
          <w:lang w:val="nl-NL"/>
        </w:rPr>
        <w:t>Add day of reporting and symptom onset if the case is also present in the incidence data (censored at day 30, including underreporting of both incidence and symptom onset)</w:t>
      </w:r>
    </w:p>
    <w:p w14:paraId="7CAC9808" w14:textId="77777777" w:rsidR="000828FF" w:rsidRDefault="000828FF" w:rsidP="000828FF">
      <w:pPr>
        <w:pStyle w:val="CommentText"/>
      </w:pPr>
      <w:r>
        <w:rPr>
          <w:lang w:val="nl-NL"/>
        </w:rPr>
        <w:t>Add seroconversion delay</w:t>
      </w:r>
    </w:p>
    <w:p w14:paraId="481A6CF2" w14:textId="77777777" w:rsidR="000828FF" w:rsidRDefault="000828FF" w:rsidP="000828FF">
      <w:pPr>
        <w:pStyle w:val="CommentText"/>
      </w:pPr>
      <w:r>
        <w:rPr>
          <w:lang w:val="nl-NL"/>
        </w:rPr>
        <w:t>Make mixture distribution with overlap and sampled all seroconverted cases from same distribution</w:t>
      </w:r>
    </w:p>
  </w:comment>
  <w:comment w:id="7" w:author="Don Klinkenberg" w:date="2026-06-03T09:30:00Z" w:initials="DK">
    <w:p w14:paraId="198482F7" w14:textId="3FE3613C" w:rsidR="00CB77A5" w:rsidRDefault="00CB77A5" w:rsidP="00CB77A5">
      <w:pPr>
        <w:pStyle w:val="CommentText"/>
      </w:pPr>
      <w:r>
        <w:rPr>
          <w:rStyle w:val="CommentReference"/>
        </w:rPr>
        <w:annotationRef/>
      </w:r>
      <w:r>
        <w:rPr>
          <w:lang w:val="nl-NL"/>
        </w:rPr>
        <w:t>If there are incidence data, only infector/infectee are needed</w:t>
      </w:r>
    </w:p>
    <w:p w14:paraId="34044BB4" w14:textId="77777777" w:rsidR="00CB77A5" w:rsidRDefault="00CB77A5" w:rsidP="00CB77A5">
      <w:pPr>
        <w:pStyle w:val="CommentText"/>
      </w:pPr>
      <w:r>
        <w:rPr>
          <w:lang w:val="nl-NL"/>
        </w:rPr>
        <w:t>Are generation interval distributions age specific?</w:t>
      </w:r>
    </w:p>
  </w:comment>
  <w:comment w:id="8" w:author="Don Klinkenberg" w:date="2026-06-03T09:34:00Z" w:initials="DK">
    <w:p w14:paraId="0FF6410E" w14:textId="77777777" w:rsidR="00BB6B30" w:rsidRDefault="00CB77A5" w:rsidP="00BB6B30">
      <w:pPr>
        <w:pStyle w:val="CommentText"/>
      </w:pPr>
      <w:r>
        <w:rPr>
          <w:rStyle w:val="CommentReference"/>
        </w:rPr>
        <w:annotationRef/>
      </w:r>
      <w:r w:rsidR="00BB6B30">
        <w:rPr>
          <w:lang w:val="nl-NL"/>
        </w:rPr>
        <w:t>Suggest:</w:t>
      </w:r>
    </w:p>
    <w:p w14:paraId="752A6FB4" w14:textId="77777777" w:rsidR="00BB6B30" w:rsidRDefault="00BB6B30" w:rsidP="00BB6B30">
      <w:pPr>
        <w:pStyle w:val="CommentText"/>
      </w:pPr>
      <w:r>
        <w:rPr>
          <w:lang w:val="nl-NL"/>
        </w:rPr>
        <w:t>Time stamp (day 20)</w:t>
      </w:r>
    </w:p>
    <w:p w14:paraId="780C4060" w14:textId="77777777" w:rsidR="00BB6B30" w:rsidRDefault="00BB6B30" w:rsidP="00BB6B30">
      <w:pPr>
        <w:pStyle w:val="CommentText"/>
      </w:pPr>
      <w:r>
        <w:rPr>
          <w:lang w:val="nl-NL"/>
        </w:rPr>
        <w:t>Reporting delays</w:t>
      </w:r>
    </w:p>
    <w:p w14:paraId="3EF144D9" w14:textId="77777777" w:rsidR="00BB6B30" w:rsidRDefault="00BB6B30" w:rsidP="00BB6B30">
      <w:pPr>
        <w:pStyle w:val="CommentText"/>
      </w:pPr>
      <w:r>
        <w:rPr>
          <w:lang w:val="nl-NL"/>
        </w:rPr>
        <w:t>Sampling as follows: reported case (incidence data upto day 20) + their infector (only if also reported)</w:t>
      </w:r>
    </w:p>
  </w:comment>
  <w:comment w:id="9" w:author="Don Klinkenberg" w:date="2026-06-03T09:37:00Z" w:initials="DK">
    <w:p w14:paraId="71F54963" w14:textId="77777777" w:rsidR="00BB6B30" w:rsidRDefault="00BB6B30" w:rsidP="00BB6B30">
      <w:pPr>
        <w:pStyle w:val="CommentText"/>
      </w:pPr>
      <w:r>
        <w:rPr>
          <w:rStyle w:val="CommentReference"/>
        </w:rPr>
        <w:annotationRef/>
      </w:r>
      <w:r>
        <w:rPr>
          <w:lang w:val="nl-NL"/>
        </w:rPr>
        <w:t>Can be done with serology + estimated seroconversion interval -&gt; also simulated with some distribution?</w:t>
      </w:r>
    </w:p>
  </w:comment>
  <w:comment w:id="73" w:author="Adrian Marcato" w:date="2026-04-28T10:46:00Z" w:initials="AM">
    <w:p w14:paraId="3D31DC4B" w14:textId="77777777" w:rsidR="00233A43" w:rsidRDefault="00233A43" w:rsidP="001430F9">
      <w:r>
        <w:rPr>
          <w:rStyle w:val="CommentReference"/>
        </w:rPr>
        <w:annotationRef/>
      </w:r>
      <w:r>
        <w:rPr>
          <w:sz w:val="20"/>
          <w:szCs w:val="20"/>
        </w:rPr>
        <w:t xml:space="preserve">commonly used?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E6DB1" w15:done="0"/>
  <w15:commentEx w15:paraId="11091CBC" w15:done="0"/>
  <w15:commentEx w15:paraId="1A1C742C" w15:paraIdParent="11091CBC" w15:done="0"/>
  <w15:commentEx w15:paraId="5D397781" w15:done="0"/>
  <w15:commentEx w15:paraId="711A6548" w15:paraIdParent="5D397781" w15:done="0"/>
  <w15:commentEx w15:paraId="3AC0F01D" w15:done="0"/>
  <w15:commentEx w15:paraId="481A6CF2" w15:paraIdParent="3AC0F01D" w15:done="0"/>
  <w15:commentEx w15:paraId="34044BB4" w15:done="0"/>
  <w15:commentEx w15:paraId="3EF144D9" w15:paraIdParent="34044BB4" w15:done="0"/>
  <w15:commentEx w15:paraId="71F54963" w15:done="0"/>
  <w15:commentEx w15:paraId="3D31DC4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7A0CDB" w16cex:dateUtc="2026-06-03T07:45:00Z"/>
  <w16cex:commentExtensible w16cex:durableId="561DBFED" w16cex:dateUtc="2026-06-03T06:46:00Z"/>
  <w16cex:commentExtensible w16cex:durableId="21342622" w16cex:dateUtc="2026-06-03T07:17:00Z"/>
  <w16cex:commentExtensible w16cex:durableId="0D17CDA1" w16cex:dateUtc="2026-06-03T07:05:00Z"/>
  <w16cex:commentExtensible w16cex:durableId="46979CD3" w16cex:dateUtc="2026-06-03T07:11:00Z"/>
  <w16cex:commentExtensible w16cex:durableId="569C5DDF" w16cex:dateUtc="2026-06-03T07:22:00Z"/>
  <w16cex:commentExtensible w16cex:durableId="31E7C36B" w16cex:dateUtc="2026-06-03T07:25:00Z"/>
  <w16cex:commentExtensible w16cex:durableId="56CD7364" w16cex:dateUtc="2026-06-03T07:30:00Z"/>
  <w16cex:commentExtensible w16cex:durableId="45CAC1B3" w16cex:dateUtc="2026-06-03T07:34:00Z"/>
  <w16cex:commentExtensible w16cex:durableId="1A450BDF" w16cex:dateUtc="2026-06-03T07:37:00Z"/>
  <w16cex:commentExtensible w16cex:durableId="61CED38C" w16cex:dateUtc="2026-04-28T0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E6DB1" w16cid:durableId="4F7A0CDB"/>
  <w16cid:commentId w16cid:paraId="11091CBC" w16cid:durableId="561DBFED"/>
  <w16cid:commentId w16cid:paraId="1A1C742C" w16cid:durableId="21342622"/>
  <w16cid:commentId w16cid:paraId="5D397781" w16cid:durableId="0D17CDA1"/>
  <w16cid:commentId w16cid:paraId="711A6548" w16cid:durableId="46979CD3"/>
  <w16cid:commentId w16cid:paraId="3AC0F01D" w16cid:durableId="569C5DDF"/>
  <w16cid:commentId w16cid:paraId="481A6CF2" w16cid:durableId="31E7C36B"/>
  <w16cid:commentId w16cid:paraId="34044BB4" w16cid:durableId="56CD7364"/>
  <w16cid:commentId w16cid:paraId="3EF144D9" w16cid:durableId="45CAC1B3"/>
  <w16cid:commentId w16cid:paraId="71F54963" w16cid:durableId="1A450BDF"/>
  <w16cid:commentId w16cid:paraId="3D31DC4B" w16cid:durableId="61CED3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3"/>
    <w:multiLevelType w:val="hybridMultilevel"/>
    <w:tmpl w:val="08EE0C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84E60"/>
    <w:multiLevelType w:val="hybridMultilevel"/>
    <w:tmpl w:val="30546942"/>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91263">
    <w:abstractNumId w:val="1"/>
  </w:num>
  <w:num w:numId="2" w16cid:durableId="1819564822">
    <w:abstractNumId w:val="2"/>
  </w:num>
  <w:num w:numId="3" w16cid:durableId="430669314">
    <w:abstractNumId w:val="8"/>
  </w:num>
  <w:num w:numId="4" w16cid:durableId="957494832">
    <w:abstractNumId w:val="3"/>
  </w:num>
  <w:num w:numId="5" w16cid:durableId="444085408">
    <w:abstractNumId w:val="6"/>
  </w:num>
  <w:num w:numId="6" w16cid:durableId="733547373">
    <w:abstractNumId w:val="5"/>
  </w:num>
  <w:num w:numId="7" w16cid:durableId="1631935985">
    <w:abstractNumId w:val="4"/>
  </w:num>
  <w:num w:numId="8" w16cid:durableId="2101679679">
    <w:abstractNumId w:val="7"/>
  </w:num>
  <w:num w:numId="9" w16cid:durableId="8319433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 Klinkenberg">
    <w15:presenceInfo w15:providerId="AD" w15:userId="S::don.klinkenberg@rivm.nl::9e864b71-7996-4286-8018-78145b09821d"/>
  </w15:person>
  <w15:person w15:author="Kylie Ainslie">
    <w15:presenceInfo w15:providerId="AD" w15:userId="S::kylie.ainslie@unimelb.edu.au::74bcb299-9e72-4285-a235-34c8e69b887c"/>
  </w15:person>
  <w15:person w15:author="Adrian Marcato">
    <w15:presenceInfo w15:providerId="AD" w15:userId="S::adrian.marcato@unimelb.edu.au::4e4d9bb9-6d6f-426d-8e24-78ec3e64f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828FF"/>
    <w:rsid w:val="000B6510"/>
    <w:rsid w:val="00113D03"/>
    <w:rsid w:val="001C5336"/>
    <w:rsid w:val="00233A43"/>
    <w:rsid w:val="002C4537"/>
    <w:rsid w:val="002D0A09"/>
    <w:rsid w:val="002D683D"/>
    <w:rsid w:val="002F3DA3"/>
    <w:rsid w:val="00300634"/>
    <w:rsid w:val="0043096B"/>
    <w:rsid w:val="00444DD1"/>
    <w:rsid w:val="00455058"/>
    <w:rsid w:val="004702C5"/>
    <w:rsid w:val="00471F45"/>
    <w:rsid w:val="00496CAA"/>
    <w:rsid w:val="004F16D9"/>
    <w:rsid w:val="00605446"/>
    <w:rsid w:val="0066593C"/>
    <w:rsid w:val="006F7259"/>
    <w:rsid w:val="0071408A"/>
    <w:rsid w:val="00715A54"/>
    <w:rsid w:val="00782FAE"/>
    <w:rsid w:val="007B1114"/>
    <w:rsid w:val="007C3517"/>
    <w:rsid w:val="007E198D"/>
    <w:rsid w:val="007F5439"/>
    <w:rsid w:val="007F54B2"/>
    <w:rsid w:val="00800FC0"/>
    <w:rsid w:val="00807D89"/>
    <w:rsid w:val="008123F7"/>
    <w:rsid w:val="0081664F"/>
    <w:rsid w:val="00840779"/>
    <w:rsid w:val="00845332"/>
    <w:rsid w:val="0088270D"/>
    <w:rsid w:val="008F0A26"/>
    <w:rsid w:val="00915C1C"/>
    <w:rsid w:val="00917E3A"/>
    <w:rsid w:val="00934F8B"/>
    <w:rsid w:val="00954F5C"/>
    <w:rsid w:val="009A2AAC"/>
    <w:rsid w:val="009B1D79"/>
    <w:rsid w:val="009C53DE"/>
    <w:rsid w:val="00A9062D"/>
    <w:rsid w:val="00AD4B30"/>
    <w:rsid w:val="00BA063B"/>
    <w:rsid w:val="00BB6B30"/>
    <w:rsid w:val="00BF7081"/>
    <w:rsid w:val="00C559D2"/>
    <w:rsid w:val="00CB77A5"/>
    <w:rsid w:val="00CB7A9A"/>
    <w:rsid w:val="00CC11A3"/>
    <w:rsid w:val="00CD6A20"/>
    <w:rsid w:val="00D00FE4"/>
    <w:rsid w:val="00D42A04"/>
    <w:rsid w:val="00DD43A5"/>
    <w:rsid w:val="00E01FAB"/>
    <w:rsid w:val="00E4361A"/>
    <w:rsid w:val="00E6054F"/>
    <w:rsid w:val="00EA0BA1"/>
    <w:rsid w:val="00EF5477"/>
    <w:rsid w:val="00FA6F85"/>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 w:type="paragraph" w:styleId="Revision">
    <w:name w:val="Revision"/>
    <w:hidden/>
    <w:uiPriority w:val="99"/>
    <w:semiHidden/>
    <w:rsid w:val="00233A43"/>
  </w:style>
  <w:style w:type="character" w:styleId="Strong">
    <w:name w:val="Strong"/>
    <w:basedOn w:val="DefaultParagraphFont"/>
    <w:uiPriority w:val="22"/>
    <w:qFormat/>
    <w:rsid w:val="00233A43"/>
    <w:rPr>
      <w:b/>
      <w:bCs/>
    </w:rPr>
  </w:style>
  <w:style w:type="paragraph" w:styleId="Caption">
    <w:name w:val="caption"/>
    <w:basedOn w:val="Normal"/>
    <w:next w:val="Normal"/>
    <w:uiPriority w:val="35"/>
    <w:unhideWhenUsed/>
    <w:qFormat/>
    <w:rsid w:val="00FA6F8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Kylie Ainslie</cp:lastModifiedBy>
  <cp:revision>5</cp:revision>
  <dcterms:created xsi:type="dcterms:W3CDTF">2026-06-04T07:03:00Z</dcterms:created>
  <dcterms:modified xsi:type="dcterms:W3CDTF">2026-06-04T21:57:00Z</dcterms:modified>
</cp:coreProperties>
</file>